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0533" w14:textId="7DE3D94C" w:rsidR="001279E5" w:rsidRPr="00735AA3" w:rsidRDefault="004B2083" w:rsidP="00735AA3">
      <w:pPr>
        <w:snapToGrid w:val="0"/>
        <w:spacing w:after="80" w:line="240" w:lineRule="auto"/>
        <w:jc w:val="center"/>
        <w:rPr>
          <w:b/>
          <w:bCs/>
          <w:sz w:val="28"/>
          <w:szCs w:val="28"/>
        </w:rPr>
      </w:pPr>
      <w:r w:rsidRPr="00735AA3">
        <w:rPr>
          <w:b/>
          <w:bCs/>
          <w:sz w:val="28"/>
          <w:szCs w:val="28"/>
        </w:rPr>
        <w:t>DOSSIER DE CANDIDATURE ANNEE RECHERCHE</w:t>
      </w:r>
    </w:p>
    <w:p w14:paraId="2BEE465C" w14:textId="356D906B" w:rsidR="004B2083" w:rsidRPr="00735AA3" w:rsidRDefault="004B2083" w:rsidP="00735AA3">
      <w:pPr>
        <w:snapToGrid w:val="0"/>
        <w:spacing w:after="80" w:line="240" w:lineRule="auto"/>
        <w:jc w:val="center"/>
        <w:rPr>
          <w:b/>
          <w:bCs/>
          <w:sz w:val="28"/>
          <w:szCs w:val="28"/>
        </w:rPr>
      </w:pPr>
      <w:r w:rsidRPr="00735AA3">
        <w:rPr>
          <w:b/>
          <w:bCs/>
          <w:sz w:val="28"/>
          <w:szCs w:val="28"/>
        </w:rPr>
        <w:t>2025-2026</w:t>
      </w:r>
    </w:p>
    <w:p w14:paraId="474A28AB" w14:textId="0307131F" w:rsidR="004B2083" w:rsidRDefault="004B2083" w:rsidP="00B01C3B">
      <w:pPr>
        <w:snapToGrid w:val="0"/>
        <w:spacing w:after="80" w:line="240" w:lineRule="auto"/>
      </w:pPr>
    </w:p>
    <w:p w14:paraId="68FBB4BB" w14:textId="340F62A5" w:rsidR="004B2083" w:rsidRDefault="004B2083" w:rsidP="00B01C3B">
      <w:pPr>
        <w:snapToGrid w:val="0"/>
        <w:spacing w:after="80" w:line="240" w:lineRule="auto"/>
      </w:pPr>
      <w:r>
        <w:t>Madame, Monsieur,</w:t>
      </w:r>
      <w:r>
        <w:br/>
        <w:t>Je vous remercie par avance de l’attention que vous porterez à ma candidature</w:t>
      </w:r>
    </w:p>
    <w:p w14:paraId="6ECFA066" w14:textId="4D48167A" w:rsidR="004B2083" w:rsidRDefault="004B2083" w:rsidP="00B01C3B">
      <w:pPr>
        <w:snapToGrid w:val="0"/>
        <w:spacing w:after="80" w:line="240" w:lineRule="auto"/>
        <w:jc w:val="right"/>
      </w:pPr>
      <w:r>
        <w:t>Thomas HUSSON</w:t>
      </w:r>
    </w:p>
    <w:p w14:paraId="61932B8C" w14:textId="65FA82E8" w:rsidR="004B2083" w:rsidRDefault="004B2083" w:rsidP="00B01C3B">
      <w:pPr>
        <w:snapToGrid w:val="0"/>
        <w:spacing w:after="80" w:line="240" w:lineRule="auto"/>
        <w:jc w:val="right"/>
      </w:pPr>
    </w:p>
    <w:p w14:paraId="567CF172" w14:textId="12478339" w:rsidR="004B2083" w:rsidRDefault="004B2083" w:rsidP="00B01C3B">
      <w:pPr>
        <w:snapToGrid w:val="0"/>
        <w:spacing w:after="80" w:line="240" w:lineRule="auto"/>
        <w:jc w:val="right"/>
      </w:pPr>
    </w:p>
    <w:p w14:paraId="5C81EF42" w14:textId="7FC490BD" w:rsidR="004B2083" w:rsidRDefault="004B2083" w:rsidP="00B01C3B">
      <w:pPr>
        <w:snapToGrid w:val="0"/>
        <w:spacing w:after="80" w:line="240" w:lineRule="auto"/>
      </w:pPr>
    </w:p>
    <w:p w14:paraId="32F193BA" w14:textId="78BD2427" w:rsidR="004B2083" w:rsidRDefault="004B2083" w:rsidP="00B01C3B">
      <w:pPr>
        <w:snapToGrid w:val="0"/>
        <w:spacing w:after="80" w:line="240" w:lineRule="auto"/>
      </w:pPr>
    </w:p>
    <w:p w14:paraId="0B20E75B" w14:textId="085832DA" w:rsidR="004B2083" w:rsidRDefault="004B2083" w:rsidP="00B01C3B">
      <w:pPr>
        <w:snapToGrid w:val="0"/>
        <w:spacing w:after="80" w:line="240" w:lineRule="auto"/>
      </w:pPr>
    </w:p>
    <w:p w14:paraId="3AA38FCA" w14:textId="2FD013DF" w:rsidR="004B2083" w:rsidRDefault="004B2083" w:rsidP="00B01C3B">
      <w:pPr>
        <w:snapToGrid w:val="0"/>
        <w:spacing w:after="80" w:line="240" w:lineRule="auto"/>
      </w:pPr>
    </w:p>
    <w:p w14:paraId="5C972388" w14:textId="2D3B0A39" w:rsidR="004B2083" w:rsidRDefault="004B2083" w:rsidP="00B01C3B">
      <w:pPr>
        <w:snapToGrid w:val="0"/>
        <w:spacing w:after="80" w:line="240" w:lineRule="auto"/>
      </w:pPr>
    </w:p>
    <w:p w14:paraId="4D04032C" w14:textId="2DFAA05A" w:rsidR="004B2083" w:rsidRDefault="004B2083" w:rsidP="00B01C3B">
      <w:pPr>
        <w:snapToGrid w:val="0"/>
        <w:spacing w:after="80" w:line="240" w:lineRule="auto"/>
      </w:pPr>
    </w:p>
    <w:p w14:paraId="02E66FB8" w14:textId="5D58A335" w:rsidR="004B2083" w:rsidRDefault="004B2083" w:rsidP="00B01C3B">
      <w:pPr>
        <w:snapToGrid w:val="0"/>
        <w:spacing w:after="80" w:line="240" w:lineRule="auto"/>
      </w:pPr>
    </w:p>
    <w:p w14:paraId="2C7A1F65" w14:textId="13BC9D75" w:rsidR="004B2083" w:rsidRDefault="004B2083" w:rsidP="00B01C3B">
      <w:pPr>
        <w:snapToGrid w:val="0"/>
        <w:spacing w:after="80" w:line="240" w:lineRule="auto"/>
      </w:pPr>
    </w:p>
    <w:p w14:paraId="776106CC" w14:textId="29143B70" w:rsidR="00735AA3" w:rsidRDefault="00735AA3" w:rsidP="00B01C3B">
      <w:pPr>
        <w:snapToGrid w:val="0"/>
        <w:spacing w:after="80" w:line="240" w:lineRule="auto"/>
      </w:pPr>
    </w:p>
    <w:p w14:paraId="5360A28A" w14:textId="77777777" w:rsidR="00735AA3" w:rsidRDefault="00735AA3" w:rsidP="00B01C3B">
      <w:pPr>
        <w:snapToGrid w:val="0"/>
        <w:spacing w:after="80" w:line="240" w:lineRule="auto"/>
      </w:pPr>
    </w:p>
    <w:p w14:paraId="45DBC9EA" w14:textId="2054CCC5" w:rsidR="00735AA3" w:rsidRDefault="00735AA3" w:rsidP="00B01C3B">
      <w:pPr>
        <w:snapToGrid w:val="0"/>
        <w:spacing w:after="80" w:line="240" w:lineRule="auto"/>
      </w:pPr>
    </w:p>
    <w:p w14:paraId="3525A1BE" w14:textId="77777777" w:rsidR="00735AA3" w:rsidRDefault="00735AA3" w:rsidP="00B01C3B">
      <w:pPr>
        <w:snapToGrid w:val="0"/>
        <w:spacing w:after="80" w:line="240" w:lineRule="auto"/>
      </w:pPr>
    </w:p>
    <w:p w14:paraId="2B24D691" w14:textId="77777777" w:rsidR="00735AA3" w:rsidRDefault="00735AA3" w:rsidP="00B01C3B">
      <w:pPr>
        <w:snapToGrid w:val="0"/>
        <w:spacing w:after="80" w:line="240" w:lineRule="auto"/>
      </w:pPr>
    </w:p>
    <w:sdt>
      <w:sdtPr>
        <w:rPr>
          <w:rFonts w:asciiTheme="minorHAnsi" w:eastAsiaTheme="minorHAnsi" w:hAnsiTheme="minorHAnsi" w:cstheme="minorBidi"/>
          <w:color w:val="auto"/>
          <w:sz w:val="22"/>
          <w:szCs w:val="22"/>
          <w:lang w:eastAsia="en-US"/>
        </w:rPr>
        <w:id w:val="-1781415856"/>
        <w:docPartObj>
          <w:docPartGallery w:val="Table of Contents"/>
          <w:docPartUnique/>
        </w:docPartObj>
      </w:sdtPr>
      <w:sdtEndPr>
        <w:rPr>
          <w:b/>
          <w:bCs/>
        </w:rPr>
      </w:sdtEndPr>
      <w:sdtContent>
        <w:p w14:paraId="36B59503" w14:textId="4298E05B" w:rsidR="002F525A" w:rsidRDefault="002F525A">
          <w:pPr>
            <w:pStyle w:val="TOCHeading"/>
          </w:pPr>
          <w:r>
            <w:t>Table des matières</w:t>
          </w:r>
        </w:p>
        <w:p w14:paraId="3EFAB647" w14:textId="742FB84A" w:rsidR="00BF60D8" w:rsidRDefault="002F525A">
          <w:pPr>
            <w:pStyle w:val="TOC1"/>
            <w:rPr>
              <w:rFonts w:eastAsiaTheme="minorEastAsia" w:cstheme="minorBidi"/>
              <w:lang w:eastAsia="fr-FR"/>
            </w:rPr>
          </w:pPr>
          <w:r>
            <w:fldChar w:fldCharType="begin"/>
          </w:r>
          <w:r>
            <w:instrText xml:space="preserve"> TOC \o "1-3" \h \z \u </w:instrText>
          </w:r>
          <w:r>
            <w:fldChar w:fldCharType="separate"/>
          </w:r>
          <w:hyperlink w:anchor="_Toc191918845" w:history="1">
            <w:r w:rsidR="00BF60D8" w:rsidRPr="009B7670">
              <w:rPr>
                <w:rStyle w:val="Hyperlink"/>
              </w:rPr>
              <w:t>Curriculum Vitae</w:t>
            </w:r>
            <w:r w:rsidR="00BF60D8">
              <w:rPr>
                <w:webHidden/>
              </w:rPr>
              <w:tab/>
            </w:r>
            <w:r w:rsidR="00BF60D8">
              <w:rPr>
                <w:webHidden/>
              </w:rPr>
              <w:fldChar w:fldCharType="begin"/>
            </w:r>
            <w:r w:rsidR="00BF60D8">
              <w:rPr>
                <w:webHidden/>
              </w:rPr>
              <w:instrText xml:space="preserve"> PAGEREF _Toc191918845 \h </w:instrText>
            </w:r>
            <w:r w:rsidR="00BF60D8">
              <w:rPr>
                <w:webHidden/>
              </w:rPr>
            </w:r>
            <w:r w:rsidR="00BF60D8">
              <w:rPr>
                <w:webHidden/>
              </w:rPr>
              <w:fldChar w:fldCharType="separate"/>
            </w:r>
            <w:r w:rsidR="00BF60D8">
              <w:rPr>
                <w:webHidden/>
              </w:rPr>
              <w:t>3</w:t>
            </w:r>
            <w:r w:rsidR="00BF60D8">
              <w:rPr>
                <w:webHidden/>
              </w:rPr>
              <w:fldChar w:fldCharType="end"/>
            </w:r>
          </w:hyperlink>
        </w:p>
        <w:p w14:paraId="332F9065" w14:textId="71184B14" w:rsidR="00BF60D8" w:rsidRDefault="00BF60D8">
          <w:pPr>
            <w:pStyle w:val="TOC1"/>
            <w:rPr>
              <w:rFonts w:eastAsiaTheme="minorEastAsia" w:cstheme="minorBidi"/>
              <w:lang w:eastAsia="fr-FR"/>
            </w:rPr>
          </w:pPr>
          <w:hyperlink w:anchor="_Toc191918846" w:history="1">
            <w:r w:rsidRPr="009B7670">
              <w:rPr>
                <w:rStyle w:val="Hyperlink"/>
              </w:rPr>
              <w:t>Projet de recherche :</w:t>
            </w:r>
            <w:r>
              <w:rPr>
                <w:webHidden/>
              </w:rPr>
              <w:tab/>
            </w:r>
            <w:r>
              <w:rPr>
                <w:webHidden/>
              </w:rPr>
              <w:fldChar w:fldCharType="begin"/>
            </w:r>
            <w:r>
              <w:rPr>
                <w:webHidden/>
              </w:rPr>
              <w:instrText xml:space="preserve"> PAGEREF _Toc191918846 \h </w:instrText>
            </w:r>
            <w:r>
              <w:rPr>
                <w:webHidden/>
              </w:rPr>
            </w:r>
            <w:r>
              <w:rPr>
                <w:webHidden/>
              </w:rPr>
              <w:fldChar w:fldCharType="separate"/>
            </w:r>
            <w:r>
              <w:rPr>
                <w:webHidden/>
              </w:rPr>
              <w:t>4</w:t>
            </w:r>
            <w:r>
              <w:rPr>
                <w:webHidden/>
              </w:rPr>
              <w:fldChar w:fldCharType="end"/>
            </w:r>
          </w:hyperlink>
        </w:p>
        <w:p w14:paraId="42C33AEC" w14:textId="3780130F" w:rsidR="00BF60D8" w:rsidRDefault="00BF60D8">
          <w:pPr>
            <w:pStyle w:val="TOC2"/>
            <w:tabs>
              <w:tab w:val="right" w:leader="dot" w:pos="9062"/>
            </w:tabs>
            <w:rPr>
              <w:rFonts w:eastAsiaTheme="minorEastAsia"/>
              <w:noProof/>
              <w:lang w:eastAsia="fr-FR"/>
            </w:rPr>
          </w:pPr>
          <w:hyperlink w:anchor="_Toc191918847" w:history="1">
            <w:r w:rsidRPr="009B7670">
              <w:rPr>
                <w:rStyle w:val="Hyperlink"/>
                <w:noProof/>
              </w:rPr>
              <w:t>Résumé</w:t>
            </w:r>
            <w:r>
              <w:rPr>
                <w:noProof/>
                <w:webHidden/>
              </w:rPr>
              <w:tab/>
            </w:r>
            <w:r>
              <w:rPr>
                <w:noProof/>
                <w:webHidden/>
              </w:rPr>
              <w:fldChar w:fldCharType="begin"/>
            </w:r>
            <w:r>
              <w:rPr>
                <w:noProof/>
                <w:webHidden/>
              </w:rPr>
              <w:instrText xml:space="preserve"> PAGEREF _Toc191918847 \h </w:instrText>
            </w:r>
            <w:r>
              <w:rPr>
                <w:noProof/>
                <w:webHidden/>
              </w:rPr>
            </w:r>
            <w:r>
              <w:rPr>
                <w:noProof/>
                <w:webHidden/>
              </w:rPr>
              <w:fldChar w:fldCharType="separate"/>
            </w:r>
            <w:r>
              <w:rPr>
                <w:noProof/>
                <w:webHidden/>
              </w:rPr>
              <w:t>5</w:t>
            </w:r>
            <w:r>
              <w:rPr>
                <w:noProof/>
                <w:webHidden/>
              </w:rPr>
              <w:fldChar w:fldCharType="end"/>
            </w:r>
          </w:hyperlink>
        </w:p>
        <w:p w14:paraId="56B84D78" w14:textId="57479137" w:rsidR="00BF60D8" w:rsidRDefault="00BF60D8">
          <w:pPr>
            <w:pStyle w:val="TOC2"/>
            <w:tabs>
              <w:tab w:val="right" w:leader="dot" w:pos="9062"/>
            </w:tabs>
            <w:rPr>
              <w:rFonts w:eastAsiaTheme="minorEastAsia"/>
              <w:noProof/>
              <w:lang w:eastAsia="fr-FR"/>
            </w:rPr>
          </w:pPr>
          <w:hyperlink w:anchor="_Toc191918848" w:history="1">
            <w:r w:rsidRPr="009B7670">
              <w:rPr>
                <w:rStyle w:val="Hyperlink"/>
                <w:noProof/>
              </w:rPr>
              <w:t>Description du projet et résultats attendus</w:t>
            </w:r>
            <w:r>
              <w:rPr>
                <w:noProof/>
                <w:webHidden/>
              </w:rPr>
              <w:tab/>
            </w:r>
            <w:r>
              <w:rPr>
                <w:noProof/>
                <w:webHidden/>
              </w:rPr>
              <w:fldChar w:fldCharType="begin"/>
            </w:r>
            <w:r>
              <w:rPr>
                <w:noProof/>
                <w:webHidden/>
              </w:rPr>
              <w:instrText xml:space="preserve"> PAGEREF _Toc191918848 \h </w:instrText>
            </w:r>
            <w:r>
              <w:rPr>
                <w:noProof/>
                <w:webHidden/>
              </w:rPr>
            </w:r>
            <w:r>
              <w:rPr>
                <w:noProof/>
                <w:webHidden/>
              </w:rPr>
              <w:fldChar w:fldCharType="separate"/>
            </w:r>
            <w:r>
              <w:rPr>
                <w:noProof/>
                <w:webHidden/>
              </w:rPr>
              <w:t>6</w:t>
            </w:r>
            <w:r>
              <w:rPr>
                <w:noProof/>
                <w:webHidden/>
              </w:rPr>
              <w:fldChar w:fldCharType="end"/>
            </w:r>
          </w:hyperlink>
        </w:p>
        <w:p w14:paraId="7780D759" w14:textId="2C4E16C0" w:rsidR="00BF60D8" w:rsidRDefault="00BF60D8">
          <w:pPr>
            <w:pStyle w:val="TOC3"/>
            <w:tabs>
              <w:tab w:val="right" w:leader="dot" w:pos="9062"/>
            </w:tabs>
            <w:rPr>
              <w:rFonts w:eastAsiaTheme="minorEastAsia"/>
              <w:noProof/>
              <w:lang w:eastAsia="fr-FR"/>
            </w:rPr>
          </w:pPr>
          <w:hyperlink w:anchor="_Toc191918849" w:history="1">
            <w:r w:rsidRPr="009B7670">
              <w:rPr>
                <w:rStyle w:val="Hyperlink"/>
                <w:noProof/>
              </w:rPr>
              <w:t>Contexte scientifique et médical</w:t>
            </w:r>
            <w:r>
              <w:rPr>
                <w:noProof/>
                <w:webHidden/>
              </w:rPr>
              <w:tab/>
            </w:r>
            <w:r>
              <w:rPr>
                <w:noProof/>
                <w:webHidden/>
              </w:rPr>
              <w:fldChar w:fldCharType="begin"/>
            </w:r>
            <w:r>
              <w:rPr>
                <w:noProof/>
                <w:webHidden/>
              </w:rPr>
              <w:instrText xml:space="preserve"> PAGEREF _Toc191918849 \h </w:instrText>
            </w:r>
            <w:r>
              <w:rPr>
                <w:noProof/>
                <w:webHidden/>
              </w:rPr>
            </w:r>
            <w:r>
              <w:rPr>
                <w:noProof/>
                <w:webHidden/>
              </w:rPr>
              <w:fldChar w:fldCharType="separate"/>
            </w:r>
            <w:r>
              <w:rPr>
                <w:noProof/>
                <w:webHidden/>
              </w:rPr>
              <w:t>6</w:t>
            </w:r>
            <w:r>
              <w:rPr>
                <w:noProof/>
                <w:webHidden/>
              </w:rPr>
              <w:fldChar w:fldCharType="end"/>
            </w:r>
          </w:hyperlink>
        </w:p>
        <w:p w14:paraId="24D25A9C" w14:textId="5CD589A0" w:rsidR="00BF60D8" w:rsidRDefault="00BF60D8">
          <w:pPr>
            <w:pStyle w:val="TOC3"/>
            <w:tabs>
              <w:tab w:val="right" w:leader="dot" w:pos="9062"/>
            </w:tabs>
            <w:rPr>
              <w:rFonts w:eastAsiaTheme="minorEastAsia"/>
              <w:noProof/>
              <w:lang w:eastAsia="fr-FR"/>
            </w:rPr>
          </w:pPr>
          <w:hyperlink w:anchor="_Toc191918850" w:history="1">
            <w:r w:rsidRPr="009B7670">
              <w:rPr>
                <w:rStyle w:val="Hyperlink"/>
                <w:noProof/>
              </w:rPr>
              <w:t>Design de l’étude et méthodologie</w:t>
            </w:r>
            <w:r>
              <w:rPr>
                <w:noProof/>
                <w:webHidden/>
              </w:rPr>
              <w:tab/>
            </w:r>
            <w:r>
              <w:rPr>
                <w:noProof/>
                <w:webHidden/>
              </w:rPr>
              <w:fldChar w:fldCharType="begin"/>
            </w:r>
            <w:r>
              <w:rPr>
                <w:noProof/>
                <w:webHidden/>
              </w:rPr>
              <w:instrText xml:space="preserve"> PAGEREF _Toc191918850 \h </w:instrText>
            </w:r>
            <w:r>
              <w:rPr>
                <w:noProof/>
                <w:webHidden/>
              </w:rPr>
            </w:r>
            <w:r>
              <w:rPr>
                <w:noProof/>
                <w:webHidden/>
              </w:rPr>
              <w:fldChar w:fldCharType="separate"/>
            </w:r>
            <w:r>
              <w:rPr>
                <w:noProof/>
                <w:webHidden/>
              </w:rPr>
              <w:t>8</w:t>
            </w:r>
            <w:r>
              <w:rPr>
                <w:noProof/>
                <w:webHidden/>
              </w:rPr>
              <w:fldChar w:fldCharType="end"/>
            </w:r>
          </w:hyperlink>
        </w:p>
        <w:p w14:paraId="34EACE17" w14:textId="3661AB42" w:rsidR="00BF60D8" w:rsidRDefault="00BF60D8">
          <w:pPr>
            <w:pStyle w:val="TOC2"/>
            <w:tabs>
              <w:tab w:val="right" w:leader="dot" w:pos="9062"/>
            </w:tabs>
            <w:rPr>
              <w:rFonts w:eastAsiaTheme="minorEastAsia"/>
              <w:noProof/>
              <w:lang w:eastAsia="fr-FR"/>
            </w:rPr>
          </w:pPr>
          <w:hyperlink w:anchor="_Toc191918851" w:history="1">
            <w:r w:rsidRPr="009B7670">
              <w:rPr>
                <w:rStyle w:val="Hyperlink"/>
                <w:noProof/>
              </w:rPr>
              <w:t>Bibliographie</w:t>
            </w:r>
            <w:r>
              <w:rPr>
                <w:noProof/>
                <w:webHidden/>
              </w:rPr>
              <w:tab/>
            </w:r>
            <w:r>
              <w:rPr>
                <w:noProof/>
                <w:webHidden/>
              </w:rPr>
              <w:fldChar w:fldCharType="begin"/>
            </w:r>
            <w:r>
              <w:rPr>
                <w:noProof/>
                <w:webHidden/>
              </w:rPr>
              <w:instrText xml:space="preserve"> PAGEREF _Toc191918851 \h </w:instrText>
            </w:r>
            <w:r>
              <w:rPr>
                <w:noProof/>
                <w:webHidden/>
              </w:rPr>
            </w:r>
            <w:r>
              <w:rPr>
                <w:noProof/>
                <w:webHidden/>
              </w:rPr>
              <w:fldChar w:fldCharType="separate"/>
            </w:r>
            <w:r>
              <w:rPr>
                <w:noProof/>
                <w:webHidden/>
              </w:rPr>
              <w:t>13</w:t>
            </w:r>
            <w:r>
              <w:rPr>
                <w:noProof/>
                <w:webHidden/>
              </w:rPr>
              <w:fldChar w:fldCharType="end"/>
            </w:r>
          </w:hyperlink>
        </w:p>
        <w:p w14:paraId="2EF123C5" w14:textId="1E4B2EB2" w:rsidR="00BF60D8" w:rsidRDefault="00BF60D8">
          <w:pPr>
            <w:pStyle w:val="TOC2"/>
            <w:tabs>
              <w:tab w:val="right" w:leader="dot" w:pos="9062"/>
            </w:tabs>
            <w:rPr>
              <w:rFonts w:eastAsiaTheme="minorEastAsia"/>
              <w:noProof/>
              <w:lang w:eastAsia="fr-FR"/>
            </w:rPr>
          </w:pPr>
          <w:hyperlink w:anchor="_Toc191918852" w:history="1">
            <w:r w:rsidRPr="009B7670">
              <w:rPr>
                <w:rStyle w:val="Hyperlink"/>
                <w:noProof/>
              </w:rPr>
              <w:t>Calendrier du projet</w:t>
            </w:r>
            <w:r>
              <w:rPr>
                <w:noProof/>
                <w:webHidden/>
              </w:rPr>
              <w:tab/>
            </w:r>
            <w:r>
              <w:rPr>
                <w:noProof/>
                <w:webHidden/>
              </w:rPr>
              <w:fldChar w:fldCharType="begin"/>
            </w:r>
            <w:r>
              <w:rPr>
                <w:noProof/>
                <w:webHidden/>
              </w:rPr>
              <w:instrText xml:space="preserve"> PAGEREF _Toc191918852 \h </w:instrText>
            </w:r>
            <w:r>
              <w:rPr>
                <w:noProof/>
                <w:webHidden/>
              </w:rPr>
            </w:r>
            <w:r>
              <w:rPr>
                <w:noProof/>
                <w:webHidden/>
              </w:rPr>
              <w:fldChar w:fldCharType="separate"/>
            </w:r>
            <w:r>
              <w:rPr>
                <w:noProof/>
                <w:webHidden/>
              </w:rPr>
              <w:t>18</w:t>
            </w:r>
            <w:r>
              <w:rPr>
                <w:noProof/>
                <w:webHidden/>
              </w:rPr>
              <w:fldChar w:fldCharType="end"/>
            </w:r>
          </w:hyperlink>
        </w:p>
        <w:p w14:paraId="73F6071E" w14:textId="6A060314" w:rsidR="00BF60D8" w:rsidRDefault="00BF60D8">
          <w:pPr>
            <w:pStyle w:val="TOC1"/>
            <w:rPr>
              <w:rFonts w:eastAsiaTheme="minorEastAsia" w:cstheme="minorBidi"/>
              <w:lang w:eastAsia="fr-FR"/>
            </w:rPr>
          </w:pPr>
          <w:hyperlink w:anchor="_Toc191918853" w:history="1">
            <w:r w:rsidRPr="009B7670">
              <w:rPr>
                <w:rStyle w:val="Hyperlink"/>
              </w:rPr>
              <w:t>Projet professionnel</w:t>
            </w:r>
            <w:r>
              <w:rPr>
                <w:webHidden/>
              </w:rPr>
              <w:tab/>
            </w:r>
            <w:r>
              <w:rPr>
                <w:webHidden/>
              </w:rPr>
              <w:fldChar w:fldCharType="begin"/>
            </w:r>
            <w:r>
              <w:rPr>
                <w:webHidden/>
              </w:rPr>
              <w:instrText xml:space="preserve"> PAGEREF _Toc191918853 \h </w:instrText>
            </w:r>
            <w:r>
              <w:rPr>
                <w:webHidden/>
              </w:rPr>
            </w:r>
            <w:r>
              <w:rPr>
                <w:webHidden/>
              </w:rPr>
              <w:fldChar w:fldCharType="separate"/>
            </w:r>
            <w:r>
              <w:rPr>
                <w:webHidden/>
              </w:rPr>
              <w:t>18</w:t>
            </w:r>
            <w:r>
              <w:rPr>
                <w:webHidden/>
              </w:rPr>
              <w:fldChar w:fldCharType="end"/>
            </w:r>
          </w:hyperlink>
        </w:p>
        <w:p w14:paraId="407BFFD6" w14:textId="50162383" w:rsidR="00BF60D8" w:rsidRDefault="00BF60D8">
          <w:pPr>
            <w:pStyle w:val="TOC1"/>
            <w:rPr>
              <w:rFonts w:eastAsiaTheme="minorEastAsia" w:cstheme="minorBidi"/>
              <w:lang w:eastAsia="fr-FR"/>
            </w:rPr>
          </w:pPr>
          <w:hyperlink w:anchor="_Toc191918854" w:history="1">
            <w:r w:rsidRPr="009B7670">
              <w:rPr>
                <w:rStyle w:val="Hyperlink"/>
              </w:rPr>
              <w:t>Echéancier</w:t>
            </w:r>
            <w:r>
              <w:rPr>
                <w:webHidden/>
              </w:rPr>
              <w:tab/>
            </w:r>
            <w:r>
              <w:rPr>
                <w:webHidden/>
              </w:rPr>
              <w:fldChar w:fldCharType="begin"/>
            </w:r>
            <w:r>
              <w:rPr>
                <w:webHidden/>
              </w:rPr>
              <w:instrText xml:space="preserve"> PAGEREF _Toc191918854 \h </w:instrText>
            </w:r>
            <w:r>
              <w:rPr>
                <w:webHidden/>
              </w:rPr>
            </w:r>
            <w:r>
              <w:rPr>
                <w:webHidden/>
              </w:rPr>
              <w:fldChar w:fldCharType="separate"/>
            </w:r>
            <w:r>
              <w:rPr>
                <w:webHidden/>
              </w:rPr>
              <w:t>19</w:t>
            </w:r>
            <w:r>
              <w:rPr>
                <w:webHidden/>
              </w:rPr>
              <w:fldChar w:fldCharType="end"/>
            </w:r>
          </w:hyperlink>
        </w:p>
        <w:p w14:paraId="70128AFB" w14:textId="39ED5F6E" w:rsidR="00BF60D8" w:rsidRDefault="00BF60D8">
          <w:pPr>
            <w:pStyle w:val="TOC1"/>
            <w:rPr>
              <w:rFonts w:eastAsiaTheme="minorEastAsia" w:cstheme="minorBidi"/>
              <w:lang w:eastAsia="fr-FR"/>
            </w:rPr>
          </w:pPr>
          <w:hyperlink w:anchor="_Toc191918855" w:history="1">
            <w:r w:rsidRPr="009B7670">
              <w:rPr>
                <w:rStyle w:val="Hyperlink"/>
              </w:rPr>
              <w:t>Laboratoire d’accueil</w:t>
            </w:r>
            <w:r>
              <w:rPr>
                <w:webHidden/>
              </w:rPr>
              <w:tab/>
            </w:r>
            <w:r>
              <w:rPr>
                <w:webHidden/>
              </w:rPr>
              <w:fldChar w:fldCharType="begin"/>
            </w:r>
            <w:r>
              <w:rPr>
                <w:webHidden/>
              </w:rPr>
              <w:instrText xml:space="preserve"> PAGEREF _Toc191918855 \h </w:instrText>
            </w:r>
            <w:r>
              <w:rPr>
                <w:webHidden/>
              </w:rPr>
            </w:r>
            <w:r>
              <w:rPr>
                <w:webHidden/>
              </w:rPr>
              <w:fldChar w:fldCharType="separate"/>
            </w:r>
            <w:r>
              <w:rPr>
                <w:webHidden/>
              </w:rPr>
              <w:t>20</w:t>
            </w:r>
            <w:r>
              <w:rPr>
                <w:webHidden/>
              </w:rPr>
              <w:fldChar w:fldCharType="end"/>
            </w:r>
          </w:hyperlink>
        </w:p>
        <w:p w14:paraId="126AC203" w14:textId="78F04A30" w:rsidR="00BF60D8" w:rsidRDefault="00BF60D8">
          <w:pPr>
            <w:pStyle w:val="TOC1"/>
            <w:rPr>
              <w:rFonts w:eastAsiaTheme="minorEastAsia" w:cstheme="minorBidi"/>
              <w:lang w:eastAsia="fr-FR"/>
            </w:rPr>
          </w:pPr>
          <w:hyperlink w:anchor="_Toc191918856" w:history="1">
            <w:r w:rsidRPr="009B7670">
              <w:rPr>
                <w:rStyle w:val="Hyperlink"/>
              </w:rPr>
              <w:t>Organigramme du laboratoire d’accueil</w:t>
            </w:r>
            <w:r>
              <w:rPr>
                <w:webHidden/>
              </w:rPr>
              <w:tab/>
            </w:r>
            <w:r>
              <w:rPr>
                <w:webHidden/>
              </w:rPr>
              <w:fldChar w:fldCharType="begin"/>
            </w:r>
            <w:r>
              <w:rPr>
                <w:webHidden/>
              </w:rPr>
              <w:instrText xml:space="preserve"> PAGEREF _Toc191918856 \h </w:instrText>
            </w:r>
            <w:r>
              <w:rPr>
                <w:webHidden/>
              </w:rPr>
            </w:r>
            <w:r>
              <w:rPr>
                <w:webHidden/>
              </w:rPr>
              <w:fldChar w:fldCharType="separate"/>
            </w:r>
            <w:r>
              <w:rPr>
                <w:webHidden/>
              </w:rPr>
              <w:t>21</w:t>
            </w:r>
            <w:r>
              <w:rPr>
                <w:webHidden/>
              </w:rPr>
              <w:fldChar w:fldCharType="end"/>
            </w:r>
          </w:hyperlink>
        </w:p>
        <w:p w14:paraId="24A1A643" w14:textId="49014A6F" w:rsidR="00BF60D8" w:rsidRDefault="00BF60D8">
          <w:pPr>
            <w:pStyle w:val="TOC1"/>
            <w:rPr>
              <w:rFonts w:eastAsiaTheme="minorEastAsia" w:cstheme="minorBidi"/>
              <w:lang w:eastAsia="fr-FR"/>
            </w:rPr>
          </w:pPr>
          <w:hyperlink w:anchor="_Toc191918857" w:history="1">
            <w:r w:rsidRPr="009B7670">
              <w:rPr>
                <w:rStyle w:val="Hyperlink"/>
              </w:rPr>
              <w:t>Lettre d’acceptation du laboratoire d’accueil</w:t>
            </w:r>
            <w:r>
              <w:rPr>
                <w:webHidden/>
              </w:rPr>
              <w:tab/>
            </w:r>
            <w:r>
              <w:rPr>
                <w:webHidden/>
              </w:rPr>
              <w:fldChar w:fldCharType="begin"/>
            </w:r>
            <w:r>
              <w:rPr>
                <w:webHidden/>
              </w:rPr>
              <w:instrText xml:space="preserve"> PAGEREF _Toc191918857 \h </w:instrText>
            </w:r>
            <w:r>
              <w:rPr>
                <w:webHidden/>
              </w:rPr>
            </w:r>
            <w:r>
              <w:rPr>
                <w:webHidden/>
              </w:rPr>
              <w:fldChar w:fldCharType="separate"/>
            </w:r>
            <w:r>
              <w:rPr>
                <w:webHidden/>
              </w:rPr>
              <w:t>22</w:t>
            </w:r>
            <w:r>
              <w:rPr>
                <w:webHidden/>
              </w:rPr>
              <w:fldChar w:fldCharType="end"/>
            </w:r>
          </w:hyperlink>
        </w:p>
        <w:p w14:paraId="68742284" w14:textId="30589E6B" w:rsidR="00BF60D8" w:rsidRDefault="00BF60D8">
          <w:pPr>
            <w:pStyle w:val="TOC1"/>
            <w:rPr>
              <w:rFonts w:eastAsiaTheme="minorEastAsia" w:cstheme="minorBidi"/>
              <w:lang w:eastAsia="fr-FR"/>
            </w:rPr>
          </w:pPr>
          <w:hyperlink w:anchor="_Toc191918858" w:history="1">
            <w:r w:rsidRPr="009B7670">
              <w:rPr>
                <w:rStyle w:val="Hyperlink"/>
              </w:rPr>
              <w:t>Lettre de soutien</w:t>
            </w:r>
            <w:r>
              <w:rPr>
                <w:webHidden/>
              </w:rPr>
              <w:tab/>
            </w:r>
            <w:r>
              <w:rPr>
                <w:webHidden/>
              </w:rPr>
              <w:fldChar w:fldCharType="begin"/>
            </w:r>
            <w:r>
              <w:rPr>
                <w:webHidden/>
              </w:rPr>
              <w:instrText xml:space="preserve"> PAGEREF _Toc191918858 \h </w:instrText>
            </w:r>
            <w:r>
              <w:rPr>
                <w:webHidden/>
              </w:rPr>
            </w:r>
            <w:r>
              <w:rPr>
                <w:webHidden/>
              </w:rPr>
              <w:fldChar w:fldCharType="separate"/>
            </w:r>
            <w:r>
              <w:rPr>
                <w:webHidden/>
              </w:rPr>
              <w:t>23</w:t>
            </w:r>
            <w:r>
              <w:rPr>
                <w:webHidden/>
              </w:rPr>
              <w:fldChar w:fldCharType="end"/>
            </w:r>
          </w:hyperlink>
        </w:p>
        <w:p w14:paraId="18DE1402" w14:textId="4A5D1B69" w:rsidR="00735AA3" w:rsidRDefault="002F525A" w:rsidP="00735AA3">
          <w:pPr>
            <w:rPr>
              <w:b/>
              <w:bCs/>
            </w:rPr>
          </w:pPr>
          <w:r>
            <w:rPr>
              <w:b/>
              <w:bCs/>
            </w:rPr>
            <w:fldChar w:fldCharType="end"/>
          </w:r>
        </w:p>
      </w:sdtContent>
    </w:sdt>
    <w:p w14:paraId="018C4BC5" w14:textId="62BD727D" w:rsidR="004B2083" w:rsidRPr="00735AA3" w:rsidRDefault="004B2083" w:rsidP="00735AA3">
      <w:pPr>
        <w:rPr>
          <w:b/>
          <w:bCs/>
        </w:rPr>
      </w:pPr>
      <w:r>
        <w:lastRenderedPageBreak/>
        <w:br w:type="page"/>
      </w:r>
    </w:p>
    <w:p w14:paraId="4D78AC16" w14:textId="0F9112D8" w:rsidR="004B2083" w:rsidRDefault="004B2083" w:rsidP="002F525A">
      <w:pPr>
        <w:pStyle w:val="Heading1"/>
      </w:pPr>
      <w:bookmarkStart w:id="0" w:name="_Toc191918845"/>
      <w:r>
        <w:rPr>
          <w:noProof/>
        </w:rPr>
        <w:lastRenderedPageBreak/>
        <w:drawing>
          <wp:anchor distT="0" distB="0" distL="114300" distR="114300" simplePos="0" relativeHeight="251658240" behindDoc="0" locked="0" layoutInCell="1" allowOverlap="1" wp14:anchorId="07CFE45E" wp14:editId="0CCD5A13">
            <wp:simplePos x="0" y="0"/>
            <wp:positionH relativeFrom="margin">
              <wp:align>center</wp:align>
            </wp:positionH>
            <wp:positionV relativeFrom="page">
              <wp:align>bottom</wp:align>
            </wp:positionV>
            <wp:extent cx="7350760" cy="10393045"/>
            <wp:effectExtent l="0" t="0" r="2540" b="825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50760" cy="10393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525A">
        <w:t>Curriculum Vitae</w:t>
      </w:r>
      <w:bookmarkEnd w:id="0"/>
    </w:p>
    <w:p w14:paraId="266D87D8" w14:textId="703F23A1" w:rsidR="009028F1" w:rsidRPr="00173859" w:rsidRDefault="009028F1" w:rsidP="00735AA3">
      <w:pPr>
        <w:pStyle w:val="Heading1"/>
        <w:jc w:val="center"/>
      </w:pPr>
      <w:bookmarkStart w:id="1" w:name="_Toc191918846"/>
      <w:r w:rsidRPr="00735AA3">
        <w:rPr>
          <w:rFonts w:asciiTheme="minorHAnsi" w:hAnsiTheme="minorHAnsi" w:cstheme="minorHAnsi"/>
          <w:color w:val="000000" w:themeColor="text1"/>
        </w:rPr>
        <w:lastRenderedPageBreak/>
        <w:t>Projet de recherche</w:t>
      </w:r>
      <w:r w:rsidRPr="00735AA3">
        <w:rPr>
          <w:color w:val="000000" w:themeColor="text1"/>
        </w:rPr>
        <w:t> </w:t>
      </w:r>
      <w:r w:rsidRPr="00173859">
        <w:t>:</w:t>
      </w:r>
      <w:bookmarkEnd w:id="1"/>
    </w:p>
    <w:p w14:paraId="13CA24BA" w14:textId="33AD2948" w:rsidR="009028F1" w:rsidRPr="003F208B" w:rsidRDefault="009028F1" w:rsidP="00B01C3B">
      <w:pPr>
        <w:snapToGrid w:val="0"/>
        <w:spacing w:after="80" w:line="240" w:lineRule="auto"/>
        <w:jc w:val="center"/>
        <w:rPr>
          <w:b/>
          <w:sz w:val="32"/>
          <w:szCs w:val="32"/>
        </w:rPr>
      </w:pPr>
      <w:bookmarkStart w:id="2" w:name="_Hlk190337518"/>
      <w:bookmarkEnd w:id="2"/>
      <w:r w:rsidRPr="003F208B">
        <w:rPr>
          <w:b/>
          <w:sz w:val="32"/>
          <w:szCs w:val="32"/>
        </w:rPr>
        <w:t>Etude de sécurité du concentré globulaire du donneur d’organes en transplantation</w:t>
      </w:r>
    </w:p>
    <w:p w14:paraId="2349AD9E" w14:textId="5C96421D" w:rsidR="009028F1" w:rsidRDefault="009028F1" w:rsidP="00B01C3B">
      <w:pPr>
        <w:snapToGrid w:val="0"/>
        <w:spacing w:after="80" w:line="240" w:lineRule="auto"/>
        <w:rPr>
          <w:b/>
        </w:rPr>
      </w:pPr>
    </w:p>
    <w:p w14:paraId="0B7349D3" w14:textId="45D1B6AC" w:rsidR="009028F1" w:rsidRDefault="009028F1" w:rsidP="00B01C3B">
      <w:pPr>
        <w:snapToGrid w:val="0"/>
        <w:spacing w:after="80" w:line="240" w:lineRule="auto"/>
        <w:rPr>
          <w:b/>
        </w:rPr>
      </w:pPr>
      <w:r w:rsidRPr="009028F1">
        <w:rPr>
          <w:bCs/>
        </w:rPr>
        <w:t>S’intégrant dans le cadre de la réalisation du</w:t>
      </w:r>
      <w:r>
        <w:rPr>
          <w:b/>
        </w:rPr>
        <w:t xml:space="preserve"> Master 2 Sciences Chirurgicales et Nouvelles Technologies Interventionnelles de l’Université Paris-Saclay</w:t>
      </w:r>
    </w:p>
    <w:p w14:paraId="720464EE" w14:textId="1959AF1E" w:rsidR="009028F1" w:rsidRDefault="009028F1" w:rsidP="00B01C3B">
      <w:pPr>
        <w:snapToGrid w:val="0"/>
        <w:spacing w:after="80" w:line="240" w:lineRule="auto"/>
      </w:pPr>
      <w:r>
        <w:br w:type="page"/>
      </w:r>
    </w:p>
    <w:p w14:paraId="195D548C" w14:textId="345E8DFF" w:rsidR="003F208B" w:rsidRDefault="009028F1" w:rsidP="00735AA3">
      <w:pPr>
        <w:pStyle w:val="Heading2"/>
      </w:pPr>
      <w:bookmarkStart w:id="3" w:name="_Toc191918847"/>
      <w:r>
        <w:lastRenderedPageBreak/>
        <w:t>Résumé</w:t>
      </w:r>
      <w:bookmarkEnd w:id="3"/>
    </w:p>
    <w:p w14:paraId="2C6AECA5" w14:textId="77777777" w:rsidR="00FD6A60" w:rsidRPr="00FD6A60" w:rsidRDefault="00FD6A60" w:rsidP="00B01C3B">
      <w:pPr>
        <w:snapToGrid w:val="0"/>
        <w:spacing w:after="80" w:line="240" w:lineRule="auto"/>
      </w:pPr>
    </w:p>
    <w:p w14:paraId="73DCE135" w14:textId="77777777" w:rsidR="001C1377" w:rsidRDefault="001C1377" w:rsidP="00B01C3B">
      <w:pPr>
        <w:snapToGrid w:val="0"/>
        <w:spacing w:after="80" w:line="240" w:lineRule="auto"/>
      </w:pPr>
      <w:r>
        <w:t>La transplantation hépatique est limitée par la pénurie d’organes, ce qui entraîne une mortalité significative sur liste d’attente. L’utilisation de greffons marginaux a émergé comme une solution, mais leur fragilité augmente le risque de défaillance et de complications post-greffe. La perfusion normothermique ex-vivo est une approche innovante permettant d’évaluer et d’optimiser ces greffons avant transplantation.</w:t>
      </w:r>
    </w:p>
    <w:p w14:paraId="7BB8B4D3" w14:textId="77777777" w:rsidR="001C1377" w:rsidRDefault="001C1377" w:rsidP="00B01C3B">
      <w:pPr>
        <w:snapToGrid w:val="0"/>
        <w:spacing w:after="80" w:line="240" w:lineRule="auto"/>
      </w:pPr>
    </w:p>
    <w:p w14:paraId="77FDFC42" w14:textId="77777777" w:rsidR="001C1377" w:rsidRDefault="001C1377" w:rsidP="00B01C3B">
      <w:pPr>
        <w:snapToGrid w:val="0"/>
        <w:spacing w:after="80" w:line="240" w:lineRule="auto"/>
      </w:pPr>
      <w:r>
        <w:t>Actuellement, la perfusion normothermique repose sur l’utilisation de culots globulaires humains, une ressource limitée et soumise à des contraintes réglementaires. Ce projet propose une alternative en utilisant le concentré globulaire du donneur (CGD), obtenu à partir de la décharge sanguine cave abdominale du donneur d’organes. Ce procédé permet de récupérer des globules rouges sans modification du protocole de prélèvement multi-organes et de les traiter via un dispositif de récupération peropératoire de sang (CellSaver®).</w:t>
      </w:r>
    </w:p>
    <w:p w14:paraId="65C368AF" w14:textId="77777777" w:rsidR="001C1377" w:rsidRDefault="001C1377" w:rsidP="00B01C3B">
      <w:pPr>
        <w:snapToGrid w:val="0"/>
        <w:spacing w:after="80" w:line="240" w:lineRule="auto"/>
      </w:pPr>
    </w:p>
    <w:p w14:paraId="1493F365" w14:textId="77777777" w:rsidR="001C1377" w:rsidRDefault="001C1377" w:rsidP="00B01C3B">
      <w:pPr>
        <w:snapToGrid w:val="0"/>
        <w:spacing w:after="80" w:line="240" w:lineRule="auto"/>
      </w:pPr>
      <w:r>
        <w:t>L’étude compare la qualité et la sécurité du CGD à celles des culots de banque standards à travers une évaluation du profil inflammatoire et de l’hémolyse au sein du circuit de perfusion normothermique. Les analyses incluent des paramètres hématologiques, biochimiques, bactériologiques et des marqueurs d’inflammation.</w:t>
      </w:r>
    </w:p>
    <w:p w14:paraId="0AED19CD" w14:textId="77777777" w:rsidR="001C1377" w:rsidRDefault="001C1377" w:rsidP="00B01C3B">
      <w:pPr>
        <w:snapToGrid w:val="0"/>
        <w:spacing w:after="80" w:line="240" w:lineRule="auto"/>
      </w:pPr>
    </w:p>
    <w:p w14:paraId="1BA73206" w14:textId="4503721D" w:rsidR="001C1377" w:rsidRPr="001C1377" w:rsidRDefault="001C1377" w:rsidP="00B01C3B">
      <w:pPr>
        <w:snapToGrid w:val="0"/>
        <w:spacing w:after="80" w:line="240" w:lineRule="auto"/>
      </w:pPr>
      <w:r>
        <w:t>Ce projet vise à valider l’utilisation du CGD comme source alternative de globules rouges pour la perfusion normothermique, permettant ainsi de réduire la dépendance aux culots de banque tout en maintenant la qualité et la sécurité des greffons hépatiques. À terme, cette approche pourrait être étendue à d’autres types de greffons, notamment cardiaques, ouvrant ainsi de nouvelles perspectives dans le domaine de la transplantation d’organes.</w:t>
      </w:r>
    </w:p>
    <w:p w14:paraId="3A663E7A" w14:textId="77777777" w:rsidR="002D697C" w:rsidRDefault="002D697C" w:rsidP="00B01C3B">
      <w:pPr>
        <w:snapToGrid w:val="0"/>
        <w:spacing w:after="80" w:line="240" w:lineRule="auto"/>
      </w:pPr>
    </w:p>
    <w:p w14:paraId="3EF49EAB" w14:textId="0265F69A" w:rsidR="001C1377" w:rsidRDefault="002D697C" w:rsidP="00B01C3B">
      <w:pPr>
        <w:snapToGrid w:val="0"/>
        <w:spacing w:after="80" w:line="240" w:lineRule="auto"/>
      </w:pPr>
      <w:r>
        <w:t xml:space="preserve">NB : la participation du candidat est signalée par des encadrés au sein de la description du projet. </w:t>
      </w:r>
      <w:r w:rsidR="001C1377">
        <w:br w:type="page"/>
      </w:r>
    </w:p>
    <w:p w14:paraId="54001741" w14:textId="5E59776D" w:rsidR="00B51C16" w:rsidRDefault="00B51C16" w:rsidP="00735AA3">
      <w:pPr>
        <w:pStyle w:val="Heading2"/>
      </w:pPr>
      <w:bookmarkStart w:id="4" w:name="_Toc191918848"/>
      <w:bookmarkStart w:id="5" w:name="_Hlk190339305"/>
      <w:r>
        <w:lastRenderedPageBreak/>
        <w:t>Description du projet et résultats attendus</w:t>
      </w:r>
      <w:bookmarkEnd w:id="4"/>
    </w:p>
    <w:p w14:paraId="313EF1C1" w14:textId="263B823D" w:rsidR="006246E6" w:rsidRDefault="006246E6" w:rsidP="00735AA3">
      <w:pPr>
        <w:pStyle w:val="Heading3"/>
      </w:pPr>
      <w:bookmarkStart w:id="6" w:name="_Toc191918849"/>
      <w:r>
        <w:t>Contexte scientifique et médical</w:t>
      </w:r>
      <w:bookmarkEnd w:id="6"/>
    </w:p>
    <w:p w14:paraId="04AFCB78" w14:textId="4080AF0A" w:rsidR="00253203" w:rsidRPr="00253203" w:rsidRDefault="00253203" w:rsidP="00B01C3B">
      <w:pPr>
        <w:snapToGrid w:val="0"/>
        <w:spacing w:after="80" w:line="240" w:lineRule="auto"/>
      </w:pPr>
      <w:r w:rsidRPr="00253203">
        <w:t>La transplantation hépatique constitue un traitement essentiel pour les patients en insuffisance hépatique terminale. Cependant, la pénurie d’organes représente une limitation majeure, entraînant un taux de mortalité significatif sur liste d’attente, estimé entre 10 et 20 %</w:t>
      </w:r>
      <w:r>
        <w:t xml:space="preserve"> </w:t>
      </w:r>
      <w:r>
        <w:fldChar w:fldCharType="begin"/>
      </w:r>
      <w:r w:rsidR="00A61E20">
        <w:instrText xml:space="preserve"> ADDIN ZOTERO_ITEM CSL_CITATION {"citationID":"PYQxkbqw","properties":{"formattedCitation":"(1)","plainCitation":"(1)","noteIndex":0},"citationItems":[{"id":531,"uris":["http://zotero.org/users/6327427/items/JE5SUMQG"],"itemData":{"id":531,"type":"webpage","title":"Agence de la biomédecine - Le rapport annuel médical et scientifique 2017","URL":"https://www.agence-biomedecine.fr/annexes/bilan2017/donnees/organes/05-foie/synthese.htm","accessed":{"date-parts":[["2025",3,2]]}}}],"schema":"https://github.com/citation-style-language/schema/raw/master/csl-citation.json"} </w:instrText>
      </w:r>
      <w:r>
        <w:fldChar w:fldCharType="separate"/>
      </w:r>
      <w:r>
        <w:rPr>
          <w:noProof/>
        </w:rPr>
        <w:t>(1)</w:t>
      </w:r>
      <w:r>
        <w:fldChar w:fldCharType="end"/>
      </w:r>
      <w:r>
        <w:t xml:space="preserve">. </w:t>
      </w:r>
      <w:r w:rsidRPr="00253203">
        <w:t>Pour pallier cette situation, l’utilisation de greffons hépatiques dits "sous-optimaux" ou "marginaux" s’est développée. Ces greffons incluent</w:t>
      </w:r>
      <w:r>
        <w:t xml:space="preserve"> : </w:t>
      </w:r>
    </w:p>
    <w:p w14:paraId="671D751C" w14:textId="77777777" w:rsidR="00253203" w:rsidRPr="00253203" w:rsidRDefault="00253203" w:rsidP="00B01C3B">
      <w:pPr>
        <w:numPr>
          <w:ilvl w:val="0"/>
          <w:numId w:val="1"/>
        </w:numPr>
        <w:snapToGrid w:val="0"/>
        <w:spacing w:after="80" w:line="240" w:lineRule="auto"/>
        <w:ind w:left="714" w:hanging="357"/>
      </w:pPr>
      <w:r w:rsidRPr="00253203">
        <w:t>Les foies stéatosiques, c’est-à-dire avec une surcharge en graisse.</w:t>
      </w:r>
    </w:p>
    <w:p w14:paraId="7022AE0D" w14:textId="77777777" w:rsidR="00253203" w:rsidRPr="00253203" w:rsidRDefault="00253203" w:rsidP="00B01C3B">
      <w:pPr>
        <w:numPr>
          <w:ilvl w:val="0"/>
          <w:numId w:val="1"/>
        </w:numPr>
        <w:snapToGrid w:val="0"/>
        <w:spacing w:after="80" w:line="240" w:lineRule="auto"/>
        <w:ind w:left="714" w:hanging="357"/>
      </w:pPr>
      <w:r w:rsidRPr="00253203">
        <w:t>Les greffons ayant subi un défaut d’oxygénation (ischémie prolongée).</w:t>
      </w:r>
    </w:p>
    <w:p w14:paraId="7D7C24BA" w14:textId="77777777" w:rsidR="00253203" w:rsidRPr="00253203" w:rsidRDefault="00253203" w:rsidP="00B01C3B">
      <w:pPr>
        <w:numPr>
          <w:ilvl w:val="0"/>
          <w:numId w:val="1"/>
        </w:numPr>
        <w:snapToGrid w:val="0"/>
        <w:spacing w:after="80" w:line="240" w:lineRule="auto"/>
        <w:ind w:left="714" w:hanging="357"/>
      </w:pPr>
      <w:r w:rsidRPr="00253203">
        <w:t>Les greffons très âgés.</w:t>
      </w:r>
    </w:p>
    <w:p w14:paraId="1E99E517" w14:textId="77777777" w:rsidR="00253203" w:rsidRPr="00253203" w:rsidRDefault="00253203" w:rsidP="00B01C3B">
      <w:pPr>
        <w:numPr>
          <w:ilvl w:val="0"/>
          <w:numId w:val="1"/>
        </w:numPr>
        <w:snapToGrid w:val="0"/>
        <w:spacing w:after="80" w:line="240" w:lineRule="auto"/>
        <w:ind w:left="714" w:hanging="357"/>
      </w:pPr>
      <w:r w:rsidRPr="00253203">
        <w:t>Les foies issus de donneurs porteurs de pathologies vasculaires à risque.</w:t>
      </w:r>
    </w:p>
    <w:p w14:paraId="5681EEA2" w14:textId="6DA7914F" w:rsidR="00253203" w:rsidRPr="00253203" w:rsidRDefault="00253203" w:rsidP="00B01C3B">
      <w:pPr>
        <w:snapToGrid w:val="0"/>
        <w:spacing w:after="80" w:line="240" w:lineRule="auto"/>
      </w:pPr>
      <w:r w:rsidRPr="00253203">
        <w:t>Si leur usage permet d’augmenter le nombre de transplantations possibles, ces greffons présentent un risque accru de complications post-greffe, incluant la défaillance primaire du greffon et des complications post-opératoires sévères, pouvant entraîner une morbidité importante, la perte du greffon ou le décès du receveur.</w:t>
      </w:r>
    </w:p>
    <w:p w14:paraId="51ACB09D" w14:textId="77777777" w:rsidR="00253203" w:rsidRPr="00253203" w:rsidRDefault="00253203" w:rsidP="00735AA3">
      <w:pPr>
        <w:pStyle w:val="Heading4"/>
      </w:pPr>
      <w:r w:rsidRPr="00253203">
        <w:t>Méthodes de préservation des greffons</w:t>
      </w:r>
    </w:p>
    <w:p w14:paraId="69006939" w14:textId="70CCE197" w:rsidR="00253203" w:rsidRPr="00253203" w:rsidRDefault="00253203" w:rsidP="00B01C3B">
      <w:pPr>
        <w:snapToGrid w:val="0"/>
        <w:spacing w:after="80" w:line="240" w:lineRule="auto"/>
      </w:pPr>
      <w:r w:rsidRPr="00253203">
        <w:t xml:space="preserve">À ce jour, la préservation des greffons repose principalement sur la conservation statique hypothermique à 4°C dans une solution de préservation (IGL®, UW, HTK, </w:t>
      </w:r>
      <w:proofErr w:type="spellStart"/>
      <w:r w:rsidRPr="00253203">
        <w:t>Celsior</w:t>
      </w:r>
      <w:proofErr w:type="spellEnd"/>
      <w:r w:rsidR="00A61E20">
        <w:t xml:space="preserve">) </w:t>
      </w:r>
      <w:r w:rsidR="00A61E20">
        <w:fldChar w:fldCharType="begin"/>
      </w:r>
      <w:r w:rsidR="00A61E20">
        <w:instrText xml:space="preserve"> ADDIN ZOTERO_ITEM CSL_CITATION {"citationID":"t8UGpE0G","properties":{"formattedCitation":"(2,3)","plainCitation":"(2,3)","noteIndex":0},"citationItems":[{"id":529,"uris":["http://zotero.org/users/6327427/items/VI849QRE"],"itemData":{"id":529,"type":"article-journal","abstract":"Résumé\nLa pénurie de greffons hépatiques, disponibles pour la greffe, justifie une utilisation croissante de greffons dits marginaux. Ces derniers sont plus sensibles aux lésions d’ischémie-reperfusion, ce qui expose le receveur à un risque majoré de dysfonction du greffon et, donc, à une morbidité post-transplantation plus importante. Alors que la conservation froide statique reste aujourd’hui la référence pour les greffons hépatiques standards, les greffons marginaux pourraient bénéficier de nouvelles stratégies de conservation dynamique. Deux de ces stratégies, utilisant des machines de perfusion, ont été récemment évaluées dans des essais randomisés : la perfusion post-ischémique hypothermique oxygénée (HOPE) et la conservation en normothermie continue (cNMP). Les résultats montrent une amélioration et une prolongation de la conservation des greffons hépatiques avec cNMP et HOPE ainsi qu’une réduction des complications biliaires après HOPE. À noter qu’en cas de problème technique lors de la perfusion, HOPE permet à l’inverse de la cNMP, un retour aux conditions standards de conservation froide statique et reste donc une stratégie plus simple et sécure. Les deux stratégies offrent la possibilité d’évaluer la qualité et la viabilité des greffons hépatiques avant transplantation, permettant ainsi de mieux sélectionner les greffons hépatiques et d’augmenter le taux d’utilisation. À noter que les résultats du premier essai randomisé national français, comparant HOPE à la conservation froide statique, sont attendus en 2023. Par ailleurs, ces stratégies de conservation dynamique peuvent aussi être appliquées aux greffons partiels ou aux greffons issus de donneurs décédés après arrêt circulatoire, et présentent des perspectives de traitements ciblés du greffon avant transplantation . La conservation dynamique a, ainsi, pour but, d’augmenter le nombre de greffons disponibles, tout en améliorant leur qualité, afin de permettre un élargissement des indications et d’améliorer les résultats après transplantation hépatique.\nSummary\nGiven the increasing graft shortage, the transplant community is forced to use so called marginal liver grafts with a higher susceptibility to ischemia-reperfusion injury. This exposes the recipient to a higher risk of graft failure and post-transplant complications. While static cold storage remains the gold standard in low-risk transplant scenarios, dynamic preservation strategies may allow to improve outcomes after transplantation of marginal liver grafts. Two dynamic preservation strategies, end-ischemic hypothermic oxygenated perfusion (HOPE) and continuous normothermic machine perfusion (cNMP), have been evaluated in randomized clinical trials. The results show improved preservation of liver grafts after NMP and reduction of post-transplant biliary complications after HOPE. In comparison to NMP, HOPE has the advantage of requiring less logistics and expertise with the possibility to return to default static cold storage. Both strategies allow to assess graft viability prior to transplantation and may thus contribute to optimizing graft selection and reducing discard rates. The use of dynamic preservation is rapidly increasing in France and results from a national randomized trial on the use of HOPE in extended criteria graft will soon be available. Future applications should focus on controlled donation after circulatory death liver grafts, split grafts and graft treatment during perfusion. The final aim of dynamic liver graft preservation is to improve post-transplant outcomes, increase the number of transplanted grafts and allow expansion of transplant indications.","container-title":"Journal de Chirurgie Viscérale","DOI":"10.1016/j.jchirv.2022.05.002","ISSN":"1878-786X","issue":"5","journalAbbreviation":"Journal de Chirurgie Viscérale","page":"412-422","source":"ScienceDirect","title":"Stratégies de conservation des greffons en transplantation hépatique – progrès et perspectives en France","volume":"159","author":[{"family":"Muller","given":"X."},{"family":"Rossignol","given":"G."},{"family":"Mohkam","given":"K."},{"family":"Mabrut","given":"J. Y."}],"issued":{"date-parts":[["2022",10,1]]}}},{"id":547,"uris":["http://zotero.org/users/6327427/items/CCK43447"],"itemData":{"id":547,"type":"article-journal","abstract":"Background. \n          The standard preservation solution used during organ procurement and preservation of most organs is the University of Wisconsin (UW) solution. Despite its superiority over other cold storage solutions, the inclusion of hydroxyethyl starch (HES) as one of the components of the UW solution has been both advocated and denied. This study determined whether HES had any effect on red blood cell (RBC) aggregability and correlated aggregation parameters with HES molecular weight.\n          Methods. \n          Human RBC aggregability and deformability were investigated in vitro, at 4°C, with a laserassisted optical rotation cell analyzer. The study of RBC aggregation in a binary HES-HES system gave an indication about the nature of HES-RBCs interactions. Bright field microscopy and atomic force microscopy were used to morphologically characterize the aggregates size and form.\n          Results. \n          High molecular weight HES and UW solution had a potent hyperaggregating effect; low molecular weight HES had a hypoaggregating effect on RBC. RBC aggregates were of large size and their resistance to dissociation by flow-induced shear stress was high.\n          Conclusion. \n          The authors' in vitro experiments conclusively showed that the physiologic function of RBCs to form aggregates is significantly affected in the presence of HES. The use of high molecular weight HES in UW solution accounts for extended and accelerated aggregation of erythrocytes that may result in stasis of blood and incomplete washout of donor organs before transplantation.","container-title":"Transplantation","DOI":"10.1097/01.TP.0000068044.84652.9F","ISSN":"0041-1337","issue":"1","language":"en-US","page":"37","source":"journals.lww.com","title":"HYPERAGGREGATING EFFECT OF HYDROXYETHYL STARCH COMPONENTS AND UNIVERSITY OF WISCONSIN SOLUTION ON HUMAN RED BLOOD CELLS: A RISK OF IMPAIRED GRAFT PERFUSION IN ORGAN PROCUREMENT?","title-short":"HYPERAGGREGATING EFFECT OF HYDROXYETHYL STARCH COMPONENTS AND UNIVERSITY OF WISCONSIN SOLUTION ON HUMAN RED BLOOD CELLS","volume":"76","author":[{"family":"Morariu","given":"Aurora M."},{"family":"Plaats","given":"Arjan","non-dropping-particle":"vd"},{"family":"Oeveren","given":"Wim","non-dropping-particle":"v"},{"family":"Hart","given":"Nils A.","non-dropping-particle":"'t"},{"family":"Leuvenink","given":"Henri G. D."},{"family":"Graaff","given":"Reindert"},{"family":"Ploeg","given":"Rutger J."},{"family":"Rakhorst","given":"Gerhard"}],"issued":{"date-parts":[["2003",7,15]]}}}],"schema":"https://github.com/citation-style-language/schema/raw/master/csl-citation.json"} </w:instrText>
      </w:r>
      <w:r w:rsidR="00A61E20">
        <w:fldChar w:fldCharType="separate"/>
      </w:r>
      <w:r w:rsidR="00A61E20" w:rsidRPr="00A61E20">
        <w:rPr>
          <w:rFonts w:ascii="Calibri" w:hAnsi="Calibri" w:cs="Calibri"/>
        </w:rPr>
        <w:t>(2,3)</w:t>
      </w:r>
      <w:r w:rsidR="00A61E20">
        <w:fldChar w:fldCharType="end"/>
      </w:r>
      <w:r w:rsidRPr="00253203">
        <w:t>. Cette méthode est efficace pour limiter le métabolisme cellulaire et réduire les lésions d’ischémie-reperfusion. Elle permet d’excellents taux de survie après transplantation de foies non marginaux, atteignant 90 % à un an</w:t>
      </w:r>
      <w:r>
        <w:t xml:space="preserve"> </w:t>
      </w:r>
      <w:r>
        <w:fldChar w:fldCharType="begin"/>
      </w:r>
      <w:r w:rsidR="00A61E20">
        <w:instrText xml:space="preserve"> ADDIN ZOTERO_ITEM CSL_CITATION {"citationID":"QSbo3f24","properties":{"formattedCitation":"(1)","plainCitation":"(1)","noteIndex":0},"citationItems":[{"id":531,"uris":["http://zotero.org/users/6327427/items/JE5SUMQG"],"itemData":{"id":531,"type":"webpage","title":"Agence de la biomédecine - Le rapport annuel médical et scientifique 2017","URL":"https://www.agence-biomedecine.fr/annexes/bilan2017/donnees/organes/05-foie/synthese.htm","accessed":{"date-parts":[["2025",3,2]]}}}],"schema":"https://github.com/citation-style-language/schema/raw/master/csl-citation.json"} </w:instrText>
      </w:r>
      <w:r>
        <w:fldChar w:fldCharType="separate"/>
      </w:r>
      <w:r>
        <w:rPr>
          <w:noProof/>
        </w:rPr>
        <w:t>(1)</w:t>
      </w:r>
      <w:r>
        <w:fldChar w:fldCharType="end"/>
      </w:r>
      <w:r w:rsidR="00A61E20">
        <w:t xml:space="preserve">. </w:t>
      </w:r>
    </w:p>
    <w:p w14:paraId="4FD1A904" w14:textId="77777777" w:rsidR="00253203" w:rsidRPr="00253203" w:rsidRDefault="00253203" w:rsidP="00B01C3B">
      <w:pPr>
        <w:snapToGrid w:val="0"/>
        <w:spacing w:after="80" w:line="240" w:lineRule="auto"/>
      </w:pPr>
      <w:r w:rsidRPr="00253203">
        <w:t>Cependant, cette approche montre des limites importantes, en particulier pour les greffons marginaux, qui sont plus vulnérables aux agressions liées à la conservation et à la reperfusion :</w:t>
      </w:r>
    </w:p>
    <w:p w14:paraId="394DDB37" w14:textId="77777777" w:rsidR="00253203" w:rsidRPr="00253203" w:rsidRDefault="00253203" w:rsidP="00B01C3B">
      <w:pPr>
        <w:numPr>
          <w:ilvl w:val="0"/>
          <w:numId w:val="2"/>
        </w:numPr>
        <w:snapToGrid w:val="0"/>
        <w:spacing w:after="80" w:line="240" w:lineRule="auto"/>
        <w:ind w:left="714" w:hanging="357"/>
      </w:pPr>
      <w:r w:rsidRPr="00253203">
        <w:rPr>
          <w:b/>
          <w:bCs/>
        </w:rPr>
        <w:t>Elle ne permet pas d’évaluer la fonction hépatique avant transplantation</w:t>
      </w:r>
      <w:r w:rsidRPr="00253203">
        <w:t>, ce qui rend difficile la sélection des greffons réellement viables.</w:t>
      </w:r>
    </w:p>
    <w:p w14:paraId="7051E07E" w14:textId="1AA415EB" w:rsidR="00253203" w:rsidRPr="00253203" w:rsidRDefault="00253203" w:rsidP="00B01C3B">
      <w:pPr>
        <w:numPr>
          <w:ilvl w:val="0"/>
          <w:numId w:val="2"/>
        </w:numPr>
        <w:snapToGrid w:val="0"/>
        <w:spacing w:after="80" w:line="240" w:lineRule="auto"/>
        <w:ind w:left="714" w:hanging="357"/>
      </w:pPr>
      <w:r w:rsidRPr="00253203">
        <w:rPr>
          <w:b/>
          <w:bCs/>
        </w:rPr>
        <w:t>Elle n’atténue pas efficacement les lésions d’ischémie-reperfusion</w:t>
      </w:r>
      <w:r w:rsidRPr="00253203">
        <w:t xml:space="preserve">, </w:t>
      </w:r>
      <w:r>
        <w:t xml:space="preserve">en particulier pour les greffons « sous-optimaux » ou « marginaux ». </w:t>
      </w:r>
    </w:p>
    <w:p w14:paraId="101E44FA" w14:textId="77777777" w:rsidR="00253203" w:rsidRPr="00253203" w:rsidRDefault="00253203" w:rsidP="00735AA3">
      <w:pPr>
        <w:pStyle w:val="Heading4"/>
      </w:pPr>
      <w:r w:rsidRPr="00253203">
        <w:t>Perfusion normothermique ex vivo : une alternative prometteuse</w:t>
      </w:r>
    </w:p>
    <w:p w14:paraId="7448E064" w14:textId="313DA29F" w:rsidR="00253203" w:rsidRPr="00253203" w:rsidRDefault="00253203" w:rsidP="00B01C3B">
      <w:pPr>
        <w:snapToGrid w:val="0"/>
        <w:spacing w:after="80" w:line="240" w:lineRule="auto"/>
      </w:pPr>
      <w:r w:rsidRPr="00253203">
        <w:t xml:space="preserve">Face aux limites de la conservation statique, la </w:t>
      </w:r>
      <w:r w:rsidRPr="00253203">
        <w:rPr>
          <w:b/>
          <w:bCs/>
        </w:rPr>
        <w:t>perfusion normothermique ex vivo (NMP)</w:t>
      </w:r>
      <w:r w:rsidRPr="00253203">
        <w:t xml:space="preserve"> a émergé comme une alternative intéressante</w:t>
      </w:r>
      <w:r w:rsidR="002F525A">
        <w:t xml:space="preserve"> </w:t>
      </w:r>
      <w:r w:rsidR="002F525A">
        <w:fldChar w:fldCharType="begin"/>
      </w:r>
      <w:r w:rsidR="002F525A">
        <w:instrText xml:space="preserve"> ADDIN ZOTERO_ITEM CSL_CITATION {"citationID":"cmr0jLDt","properties":{"formattedCitation":"(4)","plainCitation":"(4)","noteIndex":0},"citationItems":[{"id":561,"uris":["http://zotero.org/users/6327427/items/CEKERBAP"],"itemData":{"id":561,"type":"article-journal","abstract":"Introduction. The success of liver transplantation has been limited by the unavailability of suitable donor livers. The current organ preservation technique, i.e., static cold storage (SCS), is not suitable for marginal organs. Alternatively, normothermic machine perfusion (NMP) promises to recreate the physiological environment and hence holds promise for the better organ preservation. The objective of this systematic review is to provide an overview of the safety, benefits, and insight into the other potential useful parameters of NMP in the liver preservation. Material and Methods. We searched the current literature following registration in the International Prospective Register of Systematic Reviews (PROSPERO) with registration number CRD42018086034 for prospective trials comparing the role of NMP device to SCS in liver transplant by searching the PubMed, EMBASE, Cochrane, BIOSIS, Crossref, and Scopus databases and clinical trial registry. Results. The literature search identified five prospective clinical trials (four being early phase single institutional and single randomized multi-institutional) comparing 187 donor livers on NMP device to 273 donor livers on SCS. The primary outcome of interest was to assess the safety and graft survival at day 30 after transplant following NMP of the donor liver. Secondary outcomes included were early allograft dysfunction (EAD) in the first seven days; serum measures of liver functions as bilirubin, aspartate aminotransferase (AST), alanine amino transferase (ALT), alkaline phosphatase (ALP), and international normalized ratio (INR) on days 1–7; major complications as defined by a Clavien-Dindo score ≥ 3; and patient and graft survival and biliary complications at six months. The peaked median AST level between days 1 and 7 in the five trials was 417–1252 U/L (range 84–15009 U/L) while on NMP and 839–1474 U/L (range 153–8786 U/L) in SCS group. The median bilirubin level on day 7 ranged within 25–79 µmol/L (range 8–344 µmol/l) and 30–47.53 µmol/l (range 9–340 µmol/l) in NMP and SCS groups, respectively. A single case of PNF was reported in NMP group in the randomized trial while none of the other preliminary studies reported any in either group. There was intertrial variability in EAD which ranged within 15–56% in NMP group while being within 23–37% in SCS group. Biliary complications observed in NMP group ranged from 0 to 20%. Single device malfunction was reported in randomized controlled trial leading to renouncement of transplant while none of the other trials reported any machine failure, although two user related device errors inadvertent were reported. Conclusion. This review outlines that NMP not only demonstrated safety and efficacy but also provided the favourable environment of organ preservation, repair, and viability assessment to donor liver prior to the transplantation with low rate of posttransplantation complication as PNF, EAD, and biliary complication; however further studies are needed to broaden our horizon.","container-title":"HPB Surgery","DOI":"10.1155/2018/6360423","ISSN":"1607-8462","issue":"1","language":"en","license":"Copyright © 2018 Kumar Jayant et al.","note":"_eprint: https://onlinelibrary.wiley.com/doi/pdf/10.1155/2018/6360423","page":"6360423","source":"Wiley Online Library","title":"The Role of Normothermic Perfusion in Liver Transplantation (TRaNsIT Study): A Systematic Review of Preliminary Studies","title-short":"The Role of Normothermic Perfusion in Liver Transplantation (TRaNsIT Study)","volume":"2018","author":[{"family":"Jayant","given":"Kumar"},{"family":"Reccia","given":"Isabella"},{"family":"Virdis","given":"Francesco"},{"family":"Shapiro","given":"A. M. James"}],"issued":{"date-parts":[["2018"]]}}}],"schema":"https://github.com/citation-style-language/schema/raw/master/csl-citation.json"} </w:instrText>
      </w:r>
      <w:r w:rsidR="002F525A">
        <w:fldChar w:fldCharType="separate"/>
      </w:r>
      <w:r w:rsidR="002F525A" w:rsidRPr="002F525A">
        <w:rPr>
          <w:rFonts w:ascii="Calibri" w:hAnsi="Calibri" w:cs="Calibri"/>
        </w:rPr>
        <w:t>(4)</w:t>
      </w:r>
      <w:r w:rsidR="002F525A">
        <w:fldChar w:fldCharType="end"/>
      </w:r>
      <w:r w:rsidRPr="00253203">
        <w:t>. Cette technique consiste à maintenir le greffon à 37°C, permettant ainsi :</w:t>
      </w:r>
    </w:p>
    <w:p w14:paraId="2AD557A9" w14:textId="77777777" w:rsidR="00253203" w:rsidRPr="00253203" w:rsidRDefault="00253203" w:rsidP="00B01C3B">
      <w:pPr>
        <w:numPr>
          <w:ilvl w:val="0"/>
          <w:numId w:val="3"/>
        </w:numPr>
        <w:snapToGrid w:val="0"/>
        <w:spacing w:after="80" w:line="240" w:lineRule="auto"/>
        <w:ind w:left="714" w:hanging="357"/>
      </w:pPr>
      <w:r w:rsidRPr="00253203">
        <w:rPr>
          <w:b/>
          <w:bCs/>
        </w:rPr>
        <w:t>De reproduire les conditions physiologiques du corps humain</w:t>
      </w:r>
      <w:r w:rsidRPr="00253203">
        <w:t>.</w:t>
      </w:r>
    </w:p>
    <w:p w14:paraId="5590C7A2" w14:textId="23E98B06" w:rsidR="00253203" w:rsidRPr="00253203" w:rsidRDefault="00253203" w:rsidP="00B01C3B">
      <w:pPr>
        <w:numPr>
          <w:ilvl w:val="0"/>
          <w:numId w:val="3"/>
        </w:numPr>
        <w:snapToGrid w:val="0"/>
        <w:spacing w:after="80" w:line="240" w:lineRule="auto"/>
        <w:ind w:left="714" w:hanging="357"/>
      </w:pPr>
      <w:r w:rsidRPr="00253203">
        <w:rPr>
          <w:b/>
          <w:bCs/>
        </w:rPr>
        <w:t>D’évaluer la viabilité des greffons avant leur transplantation</w:t>
      </w:r>
      <w:r w:rsidRPr="00253203">
        <w:t>.</w:t>
      </w:r>
    </w:p>
    <w:p w14:paraId="2E477881" w14:textId="77777777" w:rsidR="00253203" w:rsidRPr="00253203" w:rsidRDefault="00253203" w:rsidP="00B01C3B">
      <w:pPr>
        <w:numPr>
          <w:ilvl w:val="0"/>
          <w:numId w:val="3"/>
        </w:numPr>
        <w:snapToGrid w:val="0"/>
        <w:spacing w:after="80" w:line="240" w:lineRule="auto"/>
        <w:ind w:left="714" w:hanging="357"/>
      </w:pPr>
      <w:r w:rsidRPr="00253203">
        <w:rPr>
          <w:b/>
          <w:bCs/>
        </w:rPr>
        <w:t>De favoriser leur régénération cellulaire et d’atténuer les lésions d’ischémie-reperfusion</w:t>
      </w:r>
      <w:r w:rsidRPr="00253203">
        <w:t>.</w:t>
      </w:r>
    </w:p>
    <w:p w14:paraId="06E6C0DD" w14:textId="622931D2" w:rsidR="00253203" w:rsidRPr="00253203" w:rsidRDefault="00253203" w:rsidP="00B01C3B">
      <w:pPr>
        <w:numPr>
          <w:ilvl w:val="0"/>
          <w:numId w:val="3"/>
        </w:numPr>
        <w:snapToGrid w:val="0"/>
        <w:spacing w:after="80" w:line="240" w:lineRule="auto"/>
        <w:ind w:left="714" w:hanging="357"/>
      </w:pPr>
      <w:r w:rsidRPr="00253203">
        <w:rPr>
          <w:b/>
          <w:bCs/>
        </w:rPr>
        <w:t>D’administrer des traitements ciblés</w:t>
      </w:r>
      <w:r w:rsidRPr="00253203">
        <w:t xml:space="preserve">, comme des anti-inflammatoires ou des agents permettant un </w:t>
      </w:r>
      <w:proofErr w:type="spellStart"/>
      <w:r w:rsidRPr="00253203">
        <w:rPr>
          <w:i/>
          <w:iCs/>
        </w:rPr>
        <w:t>d</w:t>
      </w:r>
      <w:r w:rsidR="00194B53" w:rsidRPr="00194B53">
        <w:rPr>
          <w:i/>
          <w:iCs/>
        </w:rPr>
        <w:t>e</w:t>
      </w:r>
      <w:r w:rsidRPr="00253203">
        <w:rPr>
          <w:i/>
          <w:iCs/>
        </w:rPr>
        <w:t>fatt</w:t>
      </w:r>
      <w:r w:rsidR="00194B53" w:rsidRPr="00194B53">
        <w:rPr>
          <w:i/>
          <w:iCs/>
        </w:rPr>
        <w:t>ing</w:t>
      </w:r>
      <w:proofErr w:type="spellEnd"/>
      <w:r w:rsidRPr="00253203">
        <w:t xml:space="preserve"> pharmacologique des foies stéatosiques</w:t>
      </w:r>
      <w:r w:rsidR="002F525A">
        <w:t xml:space="preserve"> </w:t>
      </w:r>
      <w:r w:rsidR="002F525A">
        <w:fldChar w:fldCharType="begin"/>
      </w:r>
      <w:r w:rsidR="002F525A">
        <w:instrText xml:space="preserve"> ADDIN ZOTERO_ITEM CSL_CITATION {"citationID":"bEiLl9EU","properties":{"formattedCitation":"(5,6)","plainCitation":"(5,6)","noteIndex":0},"citationItems":[{"id":566,"uris":["http://zotero.org/users/6327427/items/VHDEX5I5"],"itemData":{"id":566,"type":"article-journal","abstract":"The ongoing organ shortage has forced transplant teams to develop alternate sources of liver grafts. In this setting, ex-situ machine perfusion has rapidly developed as a promising tool to assess viability and improve the function of organs from extended criteria donors, including fatty liver grafts. In particular, normothermic machine perfusion represents a powerful tool to test a liver in full 37 °C metabolism and add pharmacological corrections whenever needed. In this context, many pharmacological agents and therapeutics have been tested to induce liver defatting on normothermic machine perfusion with promising results even on human organs. This systematic review makes a comprehensive synthesis on existing pharmacological therapies for liver defatting, with special focus on normothermic liver machine perfusion as an experimental ex-vivo translational model.","container-title":"Journal of Clinical Medicine","DOI":"10.3390/jcm10061253","ISSN":"2077-0383","issue":"6","language":"en","license":"http://creativecommons.org/licenses/by/3.0/","note":"number: 6\npublisher: Multidisciplinary Digital Publishing Institute","page":"1253","source":"www.mdpi.com","title":"Ex-Vivo Pharmacological Defatting of the Liver: A Review","title-short":"Ex-Vivo Pharmacological Defatting of the Liver","volume":"10","author":[{"family":"Goumard","given":"Claire"},{"family":"Turco","given":"Célia"},{"family":"Sakka","given":"Mehdi"},{"family":"Aoudjehane","given":"Lynda"},{"family":"Lesnik","given":"Philippe"},{"family":"Savier","given":"Eric"},{"family":"Conti","given":"Filomena"},{"family":"Scatton","given":"Olivier"}],"issued":{"date-parts":[["2021",1]]}}},{"id":564,"uris":["http://zotero.org/users/6327427/items/JI8P3SQV"],"itemData":{"id":564,"type":"article-journal","abstract":"Long-standing research has shown that increased lipid content in donor livers is associated with inferior graft outcomes posttransplant. The global epidemic that is obesity has increased the prevalence of steatosis in organ donors, to the extent that it has become one of the main reasons for declining livers for transplantation. Consequently, it is one of the major culprits behind the discrepancy between the number of donor livers offered for transplantation and those that go on to be transplanted. Steatotic livers are characterized by poor microcirculation, depleted energy stores because of an impaired capacity for mitochondrial recovery, and a propensity for an exaggerated inflammatory response following reperfusion injury culminating in poorer graft function postoperatively. Ex situ machine perfusion, currently a novel method in graft preservation, is showing great promise in providing a tool for the recovery and reconditioning of marginal livers. Hence, reconditioning these steatotic livers using machine perfusion has the potential to increase the number of liver transplants performed. In this review, we consider the problematic issues associated with fatty livers in the realm of transplantation and discuss pharmacological and nonpharmacological options that are being developed to enhance recovery of these organs using machine perfusion and defatting strategies.","container-title":"American Journal of Transplantation","DOI":"10.1111/ajt.14992","ISSN":"1600-6135","issue":"10","journalAbbreviation":"American Journal of Transplantation","page":"2384-2399","source":"ScienceDirect","title":"Ex situ machine perfusion as a tool to recondition steatotic donor livers: Troublesome features of fatty livers and the role of defatting therapies. A systematic review.","title-short":"Ex situ machine perfusion as a tool to recondition steatotic donor livers","volume":"18","author":[{"family":"Boteon","given":"Yuri L."},{"family":"Boteon","given":"Amanda P. C. S."},{"family":"Attard","given":"Joseph"},{"family":"Mergental","given":"Hynek"},{"family":"Mirza","given":"Darius F."},{"family":"Bhogal","given":"Ricky H."},{"family":"Afford","given":"Simon C."}],"issued":{"date-parts":[["2018",10,1]]}}}],"schema":"https://github.com/citation-style-language/schema/raw/master/csl-citation.json"} </w:instrText>
      </w:r>
      <w:r w:rsidR="002F525A">
        <w:fldChar w:fldCharType="separate"/>
      </w:r>
      <w:r w:rsidR="002F525A" w:rsidRPr="002F525A">
        <w:rPr>
          <w:rFonts w:ascii="Calibri" w:hAnsi="Calibri" w:cs="Calibri"/>
        </w:rPr>
        <w:t>(5,6)</w:t>
      </w:r>
      <w:r w:rsidR="002F525A">
        <w:fldChar w:fldCharType="end"/>
      </w:r>
      <w:r w:rsidRPr="00253203">
        <w:t>.</w:t>
      </w:r>
    </w:p>
    <w:p w14:paraId="5FFA88CC" w14:textId="1B2F899C" w:rsidR="00253203" w:rsidRPr="00253203" w:rsidRDefault="00253203" w:rsidP="00B01C3B">
      <w:pPr>
        <w:snapToGrid w:val="0"/>
        <w:spacing w:after="80" w:line="240" w:lineRule="auto"/>
        <w:rPr>
          <w:b/>
          <w:bCs/>
          <w:i/>
          <w:iCs/>
        </w:rPr>
      </w:pPr>
      <w:r w:rsidRPr="00253203">
        <w:t>Plusieurs essais contrôlés de phase 3 ont évalué cette approche</w:t>
      </w:r>
      <w:r w:rsidR="00A61E20">
        <w:t xml:space="preserve"> </w:t>
      </w:r>
      <w:r w:rsidRPr="00253203">
        <w:t>avec des résultats encourageants, suggérant qu’elle pourrait améliorer significativement la qualité des greffons avant transplantation</w:t>
      </w:r>
      <w:r w:rsidR="00A61E20">
        <w:t xml:space="preserve"> </w:t>
      </w:r>
      <w:r w:rsidR="00A61E20">
        <w:fldChar w:fldCharType="begin"/>
      </w:r>
      <w:r w:rsidR="002F525A">
        <w:instrText xml:space="preserve"> ADDIN ZOTERO_ITEM CSL_CITATION {"citationID":"mTrmT8jk","properties":{"formattedCitation":"(7\\uc0\\u8211{}11)","plainCitation":"(7–11)","noteIndex":0},"citationItems":[{"id":490,"uris":["http://zotero.org/users/6327427/items/ATKHHP75"],"itemData":{"id":490,"type":"article-journal","abstract":"Liver transplantation is a highly successful treatment, but is severely limited by the shortage in donor organs. However, many potential donor organs cannot be used; this is because sub-optimal livers do not tolerate conventional cold storage and there is no reliable way to assess organ viability preoperatively. Normothermic machine perfusion maintains the liver in a physiological state, avoids cooling and allows recovery and functional testing. Here we show that, in a randomized trial with 220 liver transplantations, compared to conventional static cold storage, normothermic preservation is associated with a 50% lower level of graft injury, measured by hepatocellular enzyme release, despite a 50% lower rate of organ discard and a 54% longer mean preservation time. There was no significant difference in bile duct complications, graft survival or survival of the patient. If translated to clinical practice, these results would have a major impact on liver transplant outcomes and waiting list mortality.","container-title":"Nature","DOI":"10.1038/s41586-018-0047-9","ISSN":"1476-4687","issue":"7703","language":"en","license":"2018 Macmillan Publishers Ltd., part of Springer Nature","note":"publisher: Nature Publishing Group","page":"50-56","source":"www.nature.com","title":"A randomized trial of normothermic preservation in liver transplantation","volume":"557","author":[{"family":"Nasralla","given":"David"},{"family":"Coussios","given":"Constantin C."},{"family":"Mergental","given":"Hynek"},{"family":"Akhtar","given":"M. Zeeshan"},{"family":"Butler","given":"Andrew J."},{"family":"Ceresa","given":"Carlo D. L."},{"family":"Chiocchia","given":"Virginia"},{"family":"Dutton","given":"Susan J."},{"family":"García-Valdecasas","given":"Juan Carlos"},{"family":"Heaton","given":"Nigel"},{"family":"Imber","given":"Charles"},{"family":"Jassem","given":"Wayel"},{"family":"Jochmans","given":"Ina"},{"family":"Karani","given":"John"},{"family":"Knight","given":"Simon R."},{"family":"Kocabayoglu","given":"Peri"},{"family":"Malagò","given":"Massimo"},{"family":"Mirza","given":"Darius"},{"family":"Morris","given":"Peter J."},{"family":"Pallan","given":"Arvind"},{"family":"Paul","given":"Andreas"},{"family":"Pavel","given":"Mihai"},{"family":"Perera","given":"M. Thamara P. R."},{"family":"Pirenne","given":"Jacques"},{"family":"Ravikumar","given":"Reena"},{"family":"Russell","given":"Leslie"},{"family":"Upponi","given":"Sara"},{"family":"Watson","given":"Chris J. E."},{"family":"Weissenbacher","given":"Annemarie"},{"family":"Ploeg","given":"Rutger J."},{"family":"Friend","given":"Peter J."}],"issued":{"date-parts":[["2018",5]]}}},{"id":525,"uris":["http://zotero.org/users/6327427/items/C5RHDJLA"],"itemData":{"id":525,"type":"article-journal","abstract":"Ischemic cold storage (ICS) of livers for transplant is associated with serious posttransplant complications and underuse of liver allografts.To determine whether portable normothermic machine perfusion preservation of livers obtained from deceased donors using the Organ Care System (OCS) Liver ameliorates early allograft dysfunction (EAD) and ischemic biliary complications (IBCs).This multicenter randomized clinical trial (International Randomized Trial to Evaluate the Effectiveness of the Portable Organ Care System Liver for Preserving and Assessing Donor Livers for Transplantation) was conducted between November 2016 and October 2019 at 20 US liver transplant programs. The trial compared outcomes for 300 recipients of livers preserved using either OCS (n = 153) or ICS (n = 147). Participants were actively listed for liver transplant on the United Network of Organ Sharing national waiting list.Transplants were performed for recipients randomly assigned to receive donor livers preserved by either conventional ICS or the OCS Liver initiated at the donor hospital.The primary effectiveness end point was incidence of EAD. Secondary end points included OCS Liver ex vivo assessment capability of donor allografts, extent of reperfusion syndrome, incidence of IBC at 6 and 12 months, and overall recipient survival after transplant. The primary safety end point was the number of liver graft–related severe adverse events within 30 days after transplant.Of 293 patients in the per-protocol population, the primary analysis population for effectiveness, 151 were in the OCS Liver group (mean [SD] age, 57.1 [10.3] years; 102 [67%] men), and 142 were in the ICS group (mean SD age, 58.6 [10.0] years; 100 [68%] men). The primary effectiveness end point was met by a significant decrease in EAD (27 of 150 [18%] vs 44 of 141 [31%]; P = .01). The OCS Liver preserved livers had significant reduction in histopathologic evidence of ischemia-reperfusion injury after reperfusion (eg, less moderate to severe lobular inflammation: 9 of 150 [6%] for OCS Liver vs 18 of 141 [13%] for ICS; P = .004). The OCS Liver resulted in significantly higher use of livers from donors after cardiac death (28 of 55 [51%] for the OCS Liver vs 13 of 51 [26%] for ICS; P = .007). The OCS Liver was also associated with significant reduction in incidence of IBC 6 months (1.3% vs 8.5%; P = .02) and 12 months (2.6% vs 9.9%; P = .02) after transplant.This multicenter randomized clinical trial provides the first indication, to our knowledge, that normothermic machine perfusion preservation of deceased donor livers reduces both posttransplant EAD and IBC. Use of the OCS Liver also resulted in increased use of livers from donors after cardiac death. Together these findings indicate that OCS Liver preservation is associated with superior posttransplant outcomes and increased donor liver use.ClinicalTrials.gov Identifier: NCT02522871","container-title":"JAMA Surgery","DOI":"10.1001/jamasurg.2021.6781","ISSN":"2168-6254","issue":"3","journalAbbreviation":"JAMA Surgery","page":"189-198","source":"Silverchair","title":"Impact of Portable Normothermic Blood-Based Machine Perfusion on Outcomes of Liver Transplant: The OCS Liver PROTECT Randomized Clinical Trial","title-short":"Impact of Portable Normothermic Blood-Based Machine Perfusion on Outcomes of Liver Transplant","volume":"157","author":[{"family":"Markmann","given":"James F."},{"family":"Abouljoud","given":"Marwan S."},{"family":"Ghobrial","given":"R. Mark"},{"family":"Bhati","given":"Chandra S."},{"family":"Pelletier","given":"Shawn J."},{"family":"Lu","given":"Amy D."},{"family":"Ottmann","given":"Shane"},{"family":"Klair","given":"Tarunjeet"},{"family":"Eymard","given":"Corey"},{"family":"Roll","given":"Garrett R."},{"family":"Magliocca","given":"Joseph"},{"family":"Pruett","given":"Timothy L."},{"family":"Reyes","given":"Jorge"},{"family":"Black","given":"Sylvester M."},{"family":"Marsh","given":"Christopher L."},{"family":"Schnickel","given":"Gabriel"},{"family":"Kinkhabwala","given":"Milan"},{"family":"Florman","given":"Sander S."},{"family":"Merani","given":"Shaheed"},{"family":"Demetris","given":"Anthony J."},{"family":"Kimura","given":"Shoko"},{"family":"Rizzari","given":"Michael"},{"family":"Saharia","given":"Ashish"},{"family":"Levy","given":"Marlon"},{"family":"Agarwal","given":"Avinash"},{"family":"Cigarroa","given":"Francisco G."},{"family":"Eason","given":"James D."},{"family":"Syed","given":"Shareef"},{"family":"Washburn","given":"W. Kenneth"},{"family":"Parekh","given":"Justin"},{"family":"Moon","given":"Jang"},{"family":"Maskin","given":"Alexander"},{"family":"Yeh","given":"Heidi"},{"family":"Vagefi","given":"Parsia A."},{"family":"MacConmara","given":"Malcolm P."}],"issued":{"date-parts":[["2022",3,1]]}}},{"id":524,"uris":["http://zotero.org/users/6327427/items/GTLUEXDT"],"itemData":{"id":524,"type":"article-journal","abstract":"Ex situ normothermic machine perfusion (NMP) might minimize ischemia/reperfusion injury (IRI) of liver grafts. In this study, 20 primary liver transplantation recipients of older grafts (≥70 years) were randomized 1:1 to NMP or cold storage (CS) groups. The primary study endpoint was to evaluate graft and patient survival at 6 months posttransplantation. The secondary endpoint was to evaluate liver and bile duct biopsies; IRI by means of peak transaminases within 7 days after surgery; and incidence of biliary complications at month 6. Liver and bile duct biopsies were collected at bench surgery, end of ex situ NMP, and end of transplant surgery. Interleukin (IL) 6, IL10, and tumor necrosis factor α (TNF-α) perfusate concentrations were tested during NMP. All grafts were successfully transplanted. Median (interquartile range) posttransplant aspartate aminotransferase peak was 709 (371-1575) IU/L for NMP and 574 (377-1162) IU/L for CS (P = 0.597). There was 1 hepatic artery thrombosis in the NMP group and 1 death in the CS group. In NMP, we observed high TNF-α perfusate levels, and these were inversely correlated with lactate (P &lt; 0.001). Electron microscopy showed decreased mitochondrial volume density and steatosis and an increased volume density of autophagic vacuoles at the end of transplantation in NMP versus CS patients (P &lt; 0.001). Use of NMP with older liver grafts is associated with histological evidence of reduced IRI, although the clinical benefit remains to be demonstrated.","container-title":"Liver Transplantation","DOI":"10.1002/lt.25362","ISSN":"1527-6473","issue":"3","language":"en","note":"_eprint: https://onlinelibrary.wiley.com/doi/pdf/10.1002/lt.25362","page":"436-449","source":"Wiley Online Library","title":"Pilot, Open, Randomized, Prospective Trial for Normothermic Machine Perfusion Evaluation in Liver Transplantation From Older Donors","volume":"25","author":[{"family":"Ghinolfi","given":"Davide"},{"family":"Rreka","given":"Erion"},{"family":"De Tata","given":"Vincenzo"},{"family":"Franzini","given":"Maria"},{"family":"Pezzati","given":"Daniele"},{"family":"Fierabracci","given":"Vanna"},{"family":"Masini","given":"Matilde"},{"family":"Cacciatoinsilla","given":"Andrea"},{"family":"Bindi","given":"Maria Lucia"},{"family":"Marselli","given":"Lorella"},{"family":"Mazzotti","given":"Valentina"},{"family":"Morganti","given":"Riccardo"},{"family":"Marchetti","given":"Piero"},{"family":"Biancofiore","given":"Giandomenico"},{"family":"Campani","given":"Daniela"},{"family":"Paolicchi","given":"Aldo"},{"family":"De Simone","given":"Paolo"}],"issued":{"date-parts":[["2019"]]}}},{"id":549,"uris":["http://zotero.org/users/6327427/items/HF3QKD2E"],"itemData":{"id":549,"type":"article-journal","abstract":"Background\nSevere primary graft dysfunction (PGD) of grade 3 (PGD3) is a common serious complication following lung transplantation. We aimed to assess physiological donor lung preservation using the Organ Care System (OCS) Lung device compared with cold static storage.\nMethods\nIn this non-inferiority, randomised, controlled, open-label, phase 3 trial (INSPIRE) recipients were aged 18 years or older and were registered as standard criteria primary double lung transplant candidates. Eligible donors were younger than 65 years old with a ratio of partial pressure of oxygen in arterial blood to the fraction of inspired oxygen of more than 300 mm Hg. Transplant recipients were randomly assigned (1:1) with permuted blocks, stratified by centre, to receive standard criteria donor lungs preserved in the OCS Lung device (OCS arm) or cold storage at 4°C (control arm). The composite primary effectiveness endpoint was absence of PGD3 within the first 72 h after transplant and 30-day survival in the per-protocol population, with a stringent 4% non-inferiority margin. Superiority was tested upon meeting non-inferiority. The primary safety endpoint was the mean number of lung graft-related serious adverse events within 30 days of transplant. We did analyses in the per-protocol and intention-to-treat populations. This trial is registered with ClinicalTrials.gov, number NCT01630434.\nFindings\nBetween Nov 17, 2011, and Nov 24, 2014, we randomly assigned 370 patients, and 320 (86%) underwent transplantation (n=151 OCS and n=169 control); follow-up was completed in Nov 24, 2016. The primary endpoint was met in 112 (79·4%) of 141 patients (95% CI 71·8 to 85·8) in the OCS group compared with 116 (70·3%) of 165 patients (62·7 to 77·2) in the control group (non-inferiority point estimate −9·1%; 95% CI −∞ to −1·0; p=0·0038; and superiority test p=0·068). Patient survival at day 30 post-transplant was 135 (95·7%) of 141 patients (95% CI 91·0–98·4) in the OCS group and 165 patients (100%; 97·8–100·0) in the control group (p=0·0090) and at 12 months was 126 (89·4%) of 141 patients (83·1–93·9) for the OCS group compared with 146 (88·1%) of 165 patients (81·8–92·8) for the control group. Incidence of PGD3 within 72 h was reported in 25 (17·7%) of 141 patients in the OCS group (95% CI 11·8 to 25·1) and 49 (29·7%) of 165 patients in the control group (22·8 to 37·3; superiority test p=0·015). The primary safety endpoint was met (0·23 lung graft-related serious adverse events in the OCS group compared with 0·28 events in the control group [point estimate −0·045%; 95% CI −∞ to 0·047; non-inferiority test p=0·020]). In the intention-to-treat population, causes of death at 30 days and in hospital were lung graft failure or lung infection (n=2 for OCS vs n=7 for control), cardiac causes (n=4 vs n=1), vascular or stroke (n=3 vs n=0), metabolic coma (n=0 vs n=2), and generalised sepsis (n=0 vs n=1).\nInterpretation\nThe INSPIRE trial met its primary effectiveness and safety endpoints. Although no short-term survival benefit was reported, further research is needed to see whether the reduced incidence of PGD3 within 72 h of a transplant might translate into earlier recovery and improved long-term outcomes after lung transplantation.\nFunding\nTransMedics Inc.","container-title":"The Lancet Respiratory Medicine","DOI":"10.1016/S2213-2600(18)30136-X","ISSN":"2213-2600","issue":"5","journalAbbreviation":"The Lancet Respiratory Medicine","page":"357-367","source":"ScienceDirect","title":"Normothermic ex-vivo preservation with the portable Organ Care System Lung device for bilateral lung transplantation (INSPIRE): a randomised, open-label, non-inferiority, phase 3 study","title-short":"Normothermic ex-vivo preservation with the portable Organ Care System Lung device for bilateral lung transplantation (INSPIRE)","volume":"6","author":[{"family":"Warnecke","given":"Gregor"},{"family":"Van Raemdonck","given":"Dirk"},{"family":"Smith","given":"Michael A"},{"family":"Massard","given":"Gilbert"},{"family":"Kukreja","given":"Jasleen"},{"family":"Rea","given":"Federico"},{"family":"Loor","given":"Gabriel"},{"family":"De Robertis","given":"Fabio"},{"family":"Nagendran","given":"Jayan"},{"family":"Dhital","given":"Kumud K"},{"family":"Moradiellos Díez","given":"Francisco Javier"},{"family":"Knosalla","given":"Christoph"},{"family":"Bermudez","given":"Christian A"},{"family":"Tsui","given":"Steven"},{"family":"McCurry","given":"Kenneth"},{"family":"Wang","given":"I-Wen"},{"family":"Deuse","given":"Tobias"},{"family":"Lesèche","given":"Guy"},{"family":"Thomas","given":"Pascal"},{"family":"Tudorache","given":"Igor"},{"family":"Kühn","given":"Christian"},{"family":"Avsar","given":"Murat"},{"family":"Wiegmann","given":"Bettina"},{"family":"Sommer","given":"Wiebke"},{"family":"Neyrinck","given":"Arne"},{"family":"Schiavon","given":"Marco"},{"family":"Calabrese","given":"Fiorella"},{"family":"Santelmo","given":"Nichola"},{"family":"Olland","given":"Anne"},{"family":"Falcoz","given":"Pierre-Emanuel"},{"family":"Simon","given":"Andre R"},{"family":"Varela","given":"Andres"},{"family":"Madsen","given":"Joren C"},{"family":"Hertz","given":"Marshall"},{"family":"Haverich","given":"Axel"},{"family":"Ardehali","given":"Abbas"}],"issued":{"date-parts":[["2018",5,1]]}}},{"id":551,"uris":["http://zotero.org/users/6327427/items/CZEIW828"],"itemData":{"id":551,"type":"article-journal","abstract":"Background\nThe Organ Care System is the only clinical platform for ex-vivo perfusion of human donor hearts. The system preserves the donor heart in a warm beating state during transport from the donor hospital to the recipient hospital. We aimed to assess the clinical outcomes of the Organ Care System compared with standard cold storage of human donor hearts for transplantation.\nMethods\nWe did this prospective, open-label, multicentre, randomised non-inferiority trial at ten heart-transplant centres in the USA and Europe. Eligible heart-transplant candidates (aged &gt;18 years) were randomly assigned (1:1) to receive donor hearts preserved with either the Organ Care System or standard cold storage. Participants, investigators, and medical staff were not masked to group assignment. The primary endpoint was 30 day patient and graft survival, with a 10% non-inferiority margin. We did analyses in the intention-to-treat, as-treated, and per-protocol populations. This trial is registered with ClinicalTrials.gov, number NCT00855712.\nFindings\nBetween June 29, 2010, and Sept 16, 2013, we randomly assigned 130 patients to the Organ Care System group (n=67) or the standard cold storage group (n=63). 30 day patient and graft survival rates were 94% (n=63) in the Organ Care System group and 97% (n=61) in the standard cold storage group (difference 2·8%, one-sided 95% upper confidence bound 8·8; p=0·45). Eight (13%) patients in the Organ Care System group and nine (14%) patients in the standard cold storage group had cardiac-related serious adverse events.\nInterpretation\nHeart transplantation using donor hearts adequately preserved with the Organ Care System or with standard cold storage yield similar short-term clinical outcomes. The metabolic assessment capability of the Organ Care System needs further study.\nFunding\nTransMedics.","container-title":"The Lancet","DOI":"10.1016/S0140-6736(15)60261-6","ISSN":"0140-6736","issue":"9987","journalAbbreviation":"The Lancet","page":"2577-2584","source":"ScienceDirect","title":"Ex-vivo perfusion of donor hearts for human heart transplantation (PROCEED II): a prospective, open-label, multicentre, randomised non-inferiority trial","title-short":"Ex-vivo perfusion of donor hearts for human heart transplantation (PROCEED II)","volume":"385","author":[{"family":"Ardehali","given":"Abbas"},{"family":"Esmailian","given":"Fardad"},{"family":"Deng","given":"Mario"},{"family":"Soltesz","given":"Edward"},{"family":"Hsich","given":"Eileen"},{"family":"Naka","given":"Yoshifumi"},{"family":"Mancini","given":"Donna"},{"family":"Camacho","given":"Margarita"},{"family":"Zucker","given":"Mark"},{"family":"Leprince","given":"Pascal"},{"family":"Padera","given":"Robert"},{"family":"Kobashigawa","given":"Jon"}],"issued":{"date-parts":[["2015",6,27]]}}}],"schema":"https://github.com/citation-style-language/schema/raw/master/csl-citation.json"} </w:instrText>
      </w:r>
      <w:r w:rsidR="00A61E20">
        <w:fldChar w:fldCharType="separate"/>
      </w:r>
      <w:r w:rsidR="002F525A" w:rsidRPr="002F525A">
        <w:rPr>
          <w:rFonts w:ascii="Calibri" w:hAnsi="Calibri" w:cs="Calibri"/>
          <w:szCs w:val="24"/>
        </w:rPr>
        <w:t>(7–11)</w:t>
      </w:r>
      <w:r w:rsidR="00A61E20">
        <w:fldChar w:fldCharType="end"/>
      </w:r>
      <w:r w:rsidR="00194B53">
        <w:t xml:space="preserve">. </w:t>
      </w:r>
      <w:r w:rsidR="00A61E20">
        <w:rPr>
          <w:i/>
          <w:iCs/>
        </w:rPr>
        <w:t>En a</w:t>
      </w:r>
      <w:r w:rsidR="00194B53" w:rsidRPr="00194B53">
        <w:rPr>
          <w:i/>
          <w:iCs/>
        </w:rPr>
        <w:t>nnexe 1 : synthèse des essais randomisés sur la conservation dynamique normothermique</w:t>
      </w:r>
      <w:r w:rsidR="00A61E20">
        <w:rPr>
          <w:i/>
          <w:iCs/>
        </w:rPr>
        <w:t xml:space="preserve"> des greffons hépatiques</w:t>
      </w:r>
      <w:r w:rsidR="00194B53">
        <w:rPr>
          <w:b/>
          <w:bCs/>
          <w:i/>
          <w:iCs/>
        </w:rPr>
        <w:br/>
      </w:r>
    </w:p>
    <w:p w14:paraId="026A4AFD" w14:textId="77777777" w:rsidR="00194B53" w:rsidRDefault="00194B53" w:rsidP="00B01C3B">
      <w:pPr>
        <w:snapToGrid w:val="0"/>
        <w:spacing w:after="80" w:line="240" w:lineRule="auto"/>
        <w:rPr>
          <w:i/>
          <w:iCs/>
        </w:rPr>
      </w:pPr>
      <w:r>
        <w:rPr>
          <w:i/>
          <w:iCs/>
        </w:rPr>
        <w:br w:type="page"/>
      </w:r>
    </w:p>
    <w:p w14:paraId="79074D4C" w14:textId="3E66A239" w:rsidR="00253203" w:rsidRPr="00253203" w:rsidRDefault="00253203" w:rsidP="00735AA3">
      <w:pPr>
        <w:pStyle w:val="Heading4"/>
      </w:pPr>
      <w:r w:rsidRPr="00253203">
        <w:lastRenderedPageBreak/>
        <w:t>Le défi du transporteur d’oxygène</w:t>
      </w:r>
    </w:p>
    <w:p w14:paraId="282D54DF" w14:textId="6CC3B2ED" w:rsidR="00253203" w:rsidRDefault="00253203" w:rsidP="00B01C3B">
      <w:pPr>
        <w:snapToGrid w:val="0"/>
        <w:spacing w:after="80" w:line="240" w:lineRule="auto"/>
      </w:pPr>
      <w:r w:rsidRPr="00253203">
        <w:t>Un des défis majeurs de la perfusion normothermique réside dans la nécessité d’un transporteur d’oxygène dans le liquide de perfusion, afin d’assurer un apport suffisant au métabolisme aérobie, indispensable au fonctionnement du greffon.</w:t>
      </w:r>
    </w:p>
    <w:p w14:paraId="766C60CC" w14:textId="105AE117" w:rsidR="00194B53" w:rsidRPr="00253203" w:rsidRDefault="00194B53" w:rsidP="00B01C3B">
      <w:pPr>
        <w:snapToGrid w:val="0"/>
        <w:spacing w:after="80" w:line="240" w:lineRule="auto"/>
      </w:pPr>
      <w:r w:rsidRPr="00253203">
        <w:t>Actuellement</w:t>
      </w:r>
      <w:r>
        <w:t>, les solutions utilisées sont les culots globulaires de banque du sang, dont la disponibilité est limitée et soumise à des contraintes transfusionnelles.</w:t>
      </w:r>
    </w:p>
    <w:p w14:paraId="7467E799" w14:textId="3A5DAE57" w:rsidR="00253203" w:rsidRPr="00253203" w:rsidRDefault="00253203" w:rsidP="00B01C3B">
      <w:pPr>
        <w:snapToGrid w:val="0"/>
        <w:spacing w:after="80" w:line="240" w:lineRule="auto"/>
      </w:pPr>
      <w:r w:rsidRPr="00253203">
        <w:t>D’autres transporteurs alternatifs sont à l’étude</w:t>
      </w:r>
      <w:r w:rsidR="00A61E20">
        <w:t xml:space="preserve"> </w:t>
      </w:r>
      <w:r w:rsidR="00A61E20">
        <w:fldChar w:fldCharType="begin"/>
      </w:r>
      <w:r w:rsidR="002F525A">
        <w:instrText xml:space="preserve"> ADDIN ZOTERO_ITEM CSL_CITATION {"citationID":"jH3QTJow","properties":{"formattedCitation":"(12)","plainCitation":"(12)","noteIndex":0},"citationItems":[{"id":553,"uris":["http://zotero.org/users/6327427/items/H8A2LLFP"],"itemData":{"id":553,"type":"article-journal","abstract":"Normothermic machine perfusion (NMP) enables viability assessment of donor livers prior to transplantation. NMP is frequently performed by using human blood products including red blood cells (RBCs) and fresh frozen plasma (FFP). Our aim was to examine the efficacy of a novel machine perfusion solution based on polymerized bovine hemoglobin‐based oxygen carrier (HBOC)‐201. Twenty‐four livers declined for transplantation were transported by using static cold storage. Upon arrival, livers underwent NMP for 6 hours using pressure‐controlled portal and arterial perfusion. A total of 12 livers were perfused using a solution based on RBCs and FFPs (historical cohort), 6 livers with HBOC‐201 and FFPs, and another 6 livers with HBOC‐201 and gelofusine, a gelatin‐based colloid solution. Compared with RBC + FFP perfused livers, livers perfused with HBOC‐201 had significantly higher hepatic adenosine triphosphate content, cumulative bile production, and portal and arterial flows. Biliary secretion of bicarbonate, bilirubin, bile salts, and phospholipids was similar in all 3 groups. The alanine aminotransferase concentration in perfusate was lower in the HBOC‐201–perfused groups. In conclusion, NMP of human donor livers can be performed effectively using HBOC‐201 and gelofusine, eliminating the need for human blood products. Perfusing livers with HBOC‐201 is at least similar to perfusion with RBCs and FFP. Some of the biomarkers of liver function and injury even suggest a possible superiority of an HBOC‐201–based perfusion solution and opens a perspective for further optimization of machine perfusion techniques. Liver Transplantation 24 528–538 2018 AASLD.","container-title":"Liver Transplantation","DOI":"10.1002/lt.25005","ISSN":"1527-6465","issue":"4","language":"en-US","page":"528","source":"journals.lww.com","title":"Normothermic machine perfusion of donor livers without the need for human blood products","volume":"24","author":[{"family":"Matton","given":"Alix P. M."},{"family":"Burlage","given":"Laura C."},{"family":"Rijn","given":"Rianne","non-dropping-particle":"van"},{"family":"Vries","given":"Yvonne","non-dropping-particle":"de"},{"family":"Karangwa","given":"Shanice A."},{"family":"Nijsten","given":"Maarten W."},{"family":"Gouw","given":"Annette S. H."},{"family":"Wiersema‐Buist","given":"Janneke"},{"family":"Adelmeijer","given":"Jelle"},{"family":"Westerkamp","given":"Andrie C."},{"family":"Lisman","given":"Ton"},{"family":"Porte","given":"Robert J."}],"issued":{"date-parts":[["2018",4]]}}}],"schema":"https://github.com/citation-style-language/schema/raw/master/csl-citation.json"} </w:instrText>
      </w:r>
      <w:r w:rsidR="00A61E20">
        <w:fldChar w:fldCharType="separate"/>
      </w:r>
      <w:r w:rsidR="002F525A" w:rsidRPr="002F525A">
        <w:rPr>
          <w:rFonts w:ascii="Calibri" w:hAnsi="Calibri" w:cs="Calibri"/>
        </w:rPr>
        <w:t>(12)</w:t>
      </w:r>
      <w:r w:rsidR="00A61E20">
        <w:fldChar w:fldCharType="end"/>
      </w:r>
      <w:r w:rsidRPr="00253203">
        <w:t xml:space="preserve"> :</w:t>
      </w:r>
    </w:p>
    <w:p w14:paraId="512CC4DA" w14:textId="4BEE4FEC" w:rsidR="00253203" w:rsidRPr="00253203" w:rsidRDefault="00253203" w:rsidP="00B01C3B">
      <w:pPr>
        <w:numPr>
          <w:ilvl w:val="0"/>
          <w:numId w:val="5"/>
        </w:numPr>
        <w:snapToGrid w:val="0"/>
        <w:spacing w:after="80" w:line="240" w:lineRule="auto"/>
      </w:pPr>
      <w:r w:rsidRPr="00253203">
        <w:t xml:space="preserve">L’hémoglobine bovine modifiée (HBOC, </w:t>
      </w:r>
      <w:proofErr w:type="spellStart"/>
      <w:r w:rsidRPr="00253203">
        <w:t>Hemopure</w:t>
      </w:r>
      <w:proofErr w:type="spellEnd"/>
      <w:r w:rsidRPr="00253203">
        <w:t>®), qui a montré des résultats prometteurs dans des modèles de foies non transplantables, mais dont l’usage clinique reste limité en raison de potentiels effets secondaires graves</w:t>
      </w:r>
      <w:r w:rsidR="00B01C3B">
        <w:t xml:space="preserve"> </w:t>
      </w:r>
      <w:r w:rsidR="00B01C3B">
        <w:fldChar w:fldCharType="begin"/>
      </w:r>
      <w:r w:rsidR="002F525A">
        <w:instrText xml:space="preserve"> ADDIN ZOTERO_ITEM CSL_CITATION {"citationID":"c2ZwqWj3","properties":{"formattedCitation":"(13)","plainCitation":"(13)","noteIndex":0},"citationItems":[{"id":522,"uris":["http://zotero.org/users/6327427/items/GFPSTVE7"],"itemData":{"id":522,"type":"article-journal","abstract":"Lessons learned during 1,701 clinical uses of HBOC-201, a polymerized bovine hemoglobin-based oxygen carrier (HBOC), were identified to provide management lessons and training material for future clinical trials and use. HBOC-201 contains 13 g/dL hemoglobin (Hb), is iso-oncotic, stable at 2°C to 30°C with shelf-life of 3 years, requires no cross-matching with half-life of 19 h, and plasma volume distribution. Adverse effects include increased blood pressure, oliguria, gastrointestinal (GI) symptoms, yellow skin and scleral discoloration, decreased pulse oximetry measurements, and transient increases in methemoglobin, hepatic, and pancreatic enzymes. There was no cardiotoxicity. Elevations in blood pressure were transient and were managed with vasodilators. Oliguria was of limited duration. GI symptoms were treated with smooth muscle relaxants. Yellow skin and sclera were self-limiting, caused by Hb metabolism. The most important clinical management errors were lack of understanding of volume expansion effects and the half-life properties of HBOC-201, and failure to repeat infusions. Early use of HBOC-201 for Expanded Access when Hb less than 5 g/dL optimized survival and minimized advanced resource utilization. For phase 3 trials, there was transfusion avoidance of 96% for 24 h, 70% for 1 week, with no difference in serious adverse events or mortality whether patients received at most 10 bags HBOC-201 or at most 3 units blood. More nonserious events occurred with HBOC-201. Age, history of cardiac disease, and Hb deficit, but not randomization to HBOC-201, were significantly predictive of cardiac ischemic events. Administration of HBOC-201 in1,701 humans showed it was well tolerated in a wide range of doses and clinical settings. HBOC-201 should be considered when blood is not available or an option.","container-title":"Shock","DOI":"10.1097/SHK.0000000000001038","ISSN":"1540-0514","issue":"1S","language":"en-US","page":"92","source":"journals.lww.com","title":"Users Guide to Pitfalls and Lessons Learned About HBOC-201 During Clinical Trials, Expanded Access, and Clinical Use in 1,701 Patients","volume":"52","author":[{"family":"Mackenzie","given":"Colin F."},{"family":"Dubé","given":"Gregory P."},{"family":"Pitman","given":"Arkaidy"},{"family":"Zafirelis","given":"Melissa"}],"issued":{"date-parts":[["2019",10]]}}}],"schema":"https://github.com/citation-style-language/schema/raw/master/csl-citation.json"} </w:instrText>
      </w:r>
      <w:r w:rsidR="00B01C3B">
        <w:fldChar w:fldCharType="separate"/>
      </w:r>
      <w:r w:rsidR="002F525A" w:rsidRPr="002F525A">
        <w:rPr>
          <w:rFonts w:ascii="Calibri" w:hAnsi="Calibri" w:cs="Calibri"/>
        </w:rPr>
        <w:t>(13)</w:t>
      </w:r>
      <w:r w:rsidR="00B01C3B">
        <w:fldChar w:fldCharType="end"/>
      </w:r>
      <w:r w:rsidR="00B01C3B">
        <w:t>.</w:t>
      </w:r>
    </w:p>
    <w:p w14:paraId="3D88CB2B" w14:textId="2BA3C92A" w:rsidR="00253203" w:rsidRPr="00253203" w:rsidRDefault="00253203" w:rsidP="00B01C3B">
      <w:pPr>
        <w:numPr>
          <w:ilvl w:val="0"/>
          <w:numId w:val="5"/>
        </w:numPr>
        <w:snapToGrid w:val="0"/>
        <w:spacing w:after="80" w:line="240" w:lineRule="auto"/>
      </w:pPr>
      <w:r w:rsidRPr="00253203">
        <w:t>L’hémoglobine de ver marin (HEMO2Life®), qui a été testée en hypothermie pour le greffon rénal, mais dont l’évaluation en normothermie reste en cours</w:t>
      </w:r>
      <w:r w:rsidR="00B01C3B">
        <w:t xml:space="preserve"> </w:t>
      </w:r>
      <w:r w:rsidR="00B01C3B">
        <w:fldChar w:fldCharType="begin"/>
      </w:r>
      <w:r w:rsidR="002F525A">
        <w:instrText xml:space="preserve"> ADDIN ZOTERO_ITEM CSL_CITATION {"citationID":"6MkB3KHj","properties":{"formattedCitation":"(14)","plainCitation":"(14)","noteIndex":0},"citationItems":[{"id":519,"uris":["http://zotero.org/users/6327427/items/ZKJF4PP9"],"itemData":{"id":519,"type":"article-journal","abstract":"Preventing ischemia‒reperfusion injury (IRI) is a major issue in kidney transplantation, particularly for transplant recipients receiving a kidney from extended criteria donors (ECD). The main consequence of IRI is delayed graft function (DGF). ...","container-title":"Trials","DOI":"10.1186/s13063-023-07302-3","language":"en","note":"PMID: 37127632","page":"302","source":"pmc.ncbi.nlm.nih.gov","title":"Evaluation of the efficacy of HEMO2life®, a marine OXYgen carrier for Organ Preservation (OxyOp2) in renal transplantation: study protocol for a multicenter randomized trial","title-short":"Evaluation of the efficacy of HEMO2life®, a marine OXYgen carrier for Organ Preservation (OxyOp2) in renal transplantation","volume":"24","author":[{"family":"Meur","given":"Yannick Le"},{"family":"Nowak","given":"Emmanuel"},{"family":"Barrou","given":"Benoit"},{"family":"Thierry","given":"Antoine"},{"family":"Badet","given":"Lionel"},{"family":"Buchler","given":"Matthias"},{"family":"Rerolle","given":"Jean-Philippe"},{"family":"Golbin","given":"Leonard"},{"family":"Duveau","given":"Agnès"},{"family":"Dantal","given":"Jacques"},{"family":"Merville","given":"Pierre"},{"family":"Kamar","given":"Nassim"},{"family":"Demini","given":"Leïla"},{"family":"Zal","given":"Franck"}],"issued":{"date-parts":[["2023",5,1]]}}}],"schema":"https://github.com/citation-style-language/schema/raw/master/csl-citation.json"} </w:instrText>
      </w:r>
      <w:r w:rsidR="00B01C3B">
        <w:fldChar w:fldCharType="separate"/>
      </w:r>
      <w:r w:rsidR="002F525A" w:rsidRPr="002F525A">
        <w:rPr>
          <w:rFonts w:ascii="Calibri" w:hAnsi="Calibri" w:cs="Calibri"/>
        </w:rPr>
        <w:t>(14)</w:t>
      </w:r>
      <w:r w:rsidR="00B01C3B">
        <w:fldChar w:fldCharType="end"/>
      </w:r>
      <w:r w:rsidR="00B01C3B">
        <w:t>.</w:t>
      </w:r>
    </w:p>
    <w:p w14:paraId="1010937C" w14:textId="22338686" w:rsidR="00253203" w:rsidRPr="00253203" w:rsidRDefault="00253203" w:rsidP="00B01C3B">
      <w:pPr>
        <w:snapToGrid w:val="0"/>
        <w:spacing w:after="80" w:line="240" w:lineRule="auto"/>
      </w:pPr>
      <w:r w:rsidRPr="00253203">
        <w:t>Le recours à un transporteur d’oxygène viable et facilement disponible est donc un enjeu majeur pour la généralisation de la perfusion normothermique en transplantation hépatique.</w:t>
      </w:r>
    </w:p>
    <w:p w14:paraId="66F6B1D8" w14:textId="77777777" w:rsidR="00253203" w:rsidRPr="00253203" w:rsidRDefault="00253203" w:rsidP="00735AA3">
      <w:pPr>
        <w:pStyle w:val="Heading4"/>
      </w:pPr>
      <w:r w:rsidRPr="00253203">
        <w:t>Récupération du sang issu de la décharge cave : une approche innovante</w:t>
      </w:r>
    </w:p>
    <w:p w14:paraId="21119558" w14:textId="0833A95B" w:rsidR="00253203" w:rsidRPr="00253203" w:rsidRDefault="00253203" w:rsidP="00B01C3B">
      <w:pPr>
        <w:snapToGrid w:val="0"/>
        <w:spacing w:after="80" w:line="240" w:lineRule="auto"/>
      </w:pPr>
      <w:r w:rsidRPr="00253203">
        <w:t>Lors du prélèvement multi-organes, après le clampage de l’aorte cœliaque et des vaisseaux fémoraux, une solution de conservation est perfusée pour assurer un lavage complet des organes</w:t>
      </w:r>
      <w:r w:rsidR="0074518D">
        <w:t xml:space="preserve"> prélevés. </w:t>
      </w:r>
      <w:r w:rsidRPr="00253203">
        <w:t>L’efficacité de ce rinçage est évaluée par l’aspect de la "décharge" veineuse, qui doit devenir similaire à celui du liquide de perfusion, signe d’une exsanguination complète</w:t>
      </w:r>
      <w:r w:rsidR="0074518D">
        <w:t xml:space="preserve"> de l’étage abdominal.</w:t>
      </w:r>
    </w:p>
    <w:p w14:paraId="3A9B1DB2" w14:textId="6BA30598" w:rsidR="00253203" w:rsidRDefault="00253203" w:rsidP="00B01C3B">
      <w:pPr>
        <w:snapToGrid w:val="0"/>
        <w:spacing w:after="80" w:line="240" w:lineRule="auto"/>
      </w:pPr>
      <w:r w:rsidRPr="00253203">
        <w:t>Une nouvelle stratégie expérimentale, testée à l’hôpital de la Pitié-Salpêtrière, consiste à récupérer le sang issu de cette décharge cave abdominale, afin d’en isoler les globules rouges et de les réutiliser pour la perfusion normothermique</w:t>
      </w:r>
      <w:r w:rsidR="00B51C16" w:rsidRPr="00B51C16">
        <w:t xml:space="preserve"> du greffon.</w:t>
      </w:r>
    </w:p>
    <w:p w14:paraId="705E4FFA" w14:textId="5F5F0021" w:rsidR="00B51C16" w:rsidRDefault="00B51C16" w:rsidP="00B01C3B">
      <w:pPr>
        <w:snapToGrid w:val="0"/>
        <w:spacing w:after="80" w:line="240" w:lineRule="auto"/>
      </w:pPr>
      <w:r>
        <w:t xml:space="preserve">Les étapes sont : </w:t>
      </w:r>
    </w:p>
    <w:p w14:paraId="3F3D4162" w14:textId="321C048A" w:rsidR="00B51C16" w:rsidRPr="00253203" w:rsidRDefault="00B51C16" w:rsidP="00B01C3B">
      <w:pPr>
        <w:numPr>
          <w:ilvl w:val="0"/>
          <w:numId w:val="6"/>
        </w:numPr>
        <w:snapToGrid w:val="0"/>
        <w:spacing w:after="80" w:line="240" w:lineRule="auto"/>
      </w:pPr>
      <w:r>
        <w:rPr>
          <w:b/>
          <w:bCs/>
        </w:rPr>
        <w:t>La r</w:t>
      </w:r>
      <w:r w:rsidRPr="00253203">
        <w:rPr>
          <w:b/>
          <w:bCs/>
        </w:rPr>
        <w:t>écupération du produit de la décharge</w:t>
      </w:r>
      <w:r w:rsidRPr="00253203">
        <w:t>, comprenant le sang total du donneur dilué dans la solution de conservation abdominale, dans un sac d’exsanguination dédié.</w:t>
      </w:r>
    </w:p>
    <w:p w14:paraId="2C0234AE" w14:textId="3FFE1C14" w:rsidR="00B51C16" w:rsidRPr="00253203" w:rsidRDefault="00B51C16" w:rsidP="00B01C3B">
      <w:pPr>
        <w:numPr>
          <w:ilvl w:val="0"/>
          <w:numId w:val="6"/>
        </w:numPr>
        <w:snapToGrid w:val="0"/>
        <w:spacing w:after="80" w:line="240" w:lineRule="auto"/>
      </w:pPr>
      <w:r>
        <w:rPr>
          <w:b/>
          <w:bCs/>
        </w:rPr>
        <w:t>Le c</w:t>
      </w:r>
      <w:r w:rsidRPr="00253203">
        <w:rPr>
          <w:b/>
          <w:bCs/>
        </w:rPr>
        <w:t>onditionnement à 4°C et transport vers le centre de transplantation</w:t>
      </w:r>
      <w:r>
        <w:t xml:space="preserve"> (= Conservation statique hypothermique du greffon)</w:t>
      </w:r>
    </w:p>
    <w:p w14:paraId="6BABB626" w14:textId="25EDB146" w:rsidR="00B51C16" w:rsidRPr="00253203" w:rsidRDefault="00B51C16" w:rsidP="00B01C3B">
      <w:pPr>
        <w:numPr>
          <w:ilvl w:val="0"/>
          <w:numId w:val="6"/>
        </w:numPr>
        <w:snapToGrid w:val="0"/>
        <w:spacing w:after="80" w:line="240" w:lineRule="auto"/>
      </w:pPr>
      <w:r>
        <w:rPr>
          <w:b/>
          <w:bCs/>
        </w:rPr>
        <w:t>L’é</w:t>
      </w:r>
      <w:r w:rsidRPr="00253203">
        <w:rPr>
          <w:b/>
          <w:bCs/>
        </w:rPr>
        <w:t>puration du sang via un dispositif de récupération peropératoire de sang (CellSaver®)</w:t>
      </w:r>
      <w:r w:rsidRPr="00253203">
        <w:t>.</w:t>
      </w:r>
    </w:p>
    <w:p w14:paraId="3577BFD3" w14:textId="11F79D23" w:rsidR="00B51C16" w:rsidRDefault="00B51C16" w:rsidP="00B01C3B">
      <w:pPr>
        <w:numPr>
          <w:ilvl w:val="0"/>
          <w:numId w:val="6"/>
        </w:numPr>
        <w:snapToGrid w:val="0"/>
        <w:spacing w:after="80" w:line="240" w:lineRule="auto"/>
      </w:pPr>
      <w:r>
        <w:t>L’o</w:t>
      </w:r>
      <w:r w:rsidRPr="00253203">
        <w:t>btention d’un</w:t>
      </w:r>
      <w:r w:rsidRPr="00253203">
        <w:rPr>
          <w:b/>
          <w:bCs/>
        </w:rPr>
        <w:t xml:space="preserve"> concentré globulaire du donneur (CGD)</w:t>
      </w:r>
      <w:r w:rsidRPr="00253203">
        <w:t>, permettant de récupérer environ deux culots globulaires utilisables pour la perfusion normothermique.</w:t>
      </w:r>
    </w:p>
    <w:p w14:paraId="11A18661" w14:textId="05AC98AA" w:rsidR="0074518D" w:rsidRPr="0074518D" w:rsidRDefault="0074518D" w:rsidP="0074518D">
      <w:pPr>
        <w:snapToGrid w:val="0"/>
        <w:spacing w:after="80" w:line="240" w:lineRule="auto"/>
      </w:pPr>
      <w:r w:rsidRPr="0074518D">
        <w:t xml:space="preserve">Ce protocole, intégré à l’essai préclinique </w:t>
      </w:r>
      <w:r w:rsidRPr="0074518D">
        <w:rPr>
          <w:b/>
          <w:bCs/>
        </w:rPr>
        <w:t>PFS 12-005</w:t>
      </w:r>
      <w:r>
        <w:rPr>
          <w:b/>
          <w:bCs/>
        </w:rPr>
        <w:t xml:space="preserve"> </w:t>
      </w:r>
      <w:r>
        <w:t>intitulé « ESSAI PRECLINIQUE D’UNE MACHINE DE PERFUSION HEPATIQUE A PARTIR DE FOIES NON-TRANSPLANTABLES »</w:t>
      </w:r>
      <w:r w:rsidRPr="0074518D">
        <w:t>, vise à valider cette approche comme une alternative aux culots sanguins de banque.</w:t>
      </w:r>
      <w:r>
        <w:t xml:space="preserve"> Plusieurs perfusions de foies humains non transplantables en normothermie ont été réalisées grâce au concentré globulaire du donneur.</w:t>
      </w:r>
      <w:r w:rsidRPr="0074518D">
        <w:t xml:space="preserve"> Les résultats préliminaires montrent que les poches obtenues ont un hématocrite de 50 % et l’absence de schizocytes en fin de perfusion, suggérant une bonne qualité des globules rouges ainsi récupérés.</w:t>
      </w:r>
    </w:p>
    <w:p w14:paraId="58B26FA5" w14:textId="77777777" w:rsidR="0074518D" w:rsidRPr="00253203" w:rsidRDefault="0074518D" w:rsidP="00B01C3B">
      <w:pPr>
        <w:snapToGrid w:val="0"/>
        <w:spacing w:after="80" w:line="240" w:lineRule="auto"/>
      </w:pPr>
    </w:p>
    <w:p w14:paraId="47157D21" w14:textId="77777777" w:rsidR="00253203" w:rsidRPr="00253203" w:rsidRDefault="00253203" w:rsidP="00735AA3">
      <w:pPr>
        <w:pStyle w:val="Heading4"/>
      </w:pPr>
      <w:r w:rsidRPr="00253203">
        <w:t>Objectifs et perspectives de l’étude</w:t>
      </w:r>
    </w:p>
    <w:p w14:paraId="1E6E332E" w14:textId="77777777" w:rsidR="00253203" w:rsidRPr="00253203" w:rsidRDefault="00253203" w:rsidP="00B01C3B">
      <w:pPr>
        <w:snapToGrid w:val="0"/>
        <w:spacing w:after="80" w:line="240" w:lineRule="auto"/>
      </w:pPr>
      <w:r w:rsidRPr="00253203">
        <w:t xml:space="preserve">L’objectif principal de cette étude est </w:t>
      </w:r>
      <w:r w:rsidRPr="00253203">
        <w:rPr>
          <w:b/>
          <w:bCs/>
        </w:rPr>
        <w:t>d’évaluer la qualité et la sécurité du concentré globulaire du donneur (CGD) en comparaison aux culots standards</w:t>
      </w:r>
      <w:r w:rsidRPr="00253203">
        <w:t>, à travers plusieurs critères :</w:t>
      </w:r>
    </w:p>
    <w:p w14:paraId="04AE3D89" w14:textId="77777777" w:rsidR="00253203" w:rsidRPr="00253203" w:rsidRDefault="00253203" w:rsidP="00B01C3B">
      <w:pPr>
        <w:numPr>
          <w:ilvl w:val="0"/>
          <w:numId w:val="8"/>
        </w:numPr>
        <w:snapToGrid w:val="0"/>
        <w:spacing w:after="80" w:line="240" w:lineRule="auto"/>
      </w:pPr>
      <w:r w:rsidRPr="00253203">
        <w:rPr>
          <w:b/>
          <w:bCs/>
        </w:rPr>
        <w:t>Analyse du profil inflammatoire</w:t>
      </w:r>
      <w:r w:rsidRPr="00253203">
        <w:t xml:space="preserve"> des culots récupérés.</w:t>
      </w:r>
    </w:p>
    <w:p w14:paraId="2B7B71BC" w14:textId="7F6130E5" w:rsidR="00253203" w:rsidRPr="00253203" w:rsidRDefault="00B51C16" w:rsidP="00B01C3B">
      <w:pPr>
        <w:numPr>
          <w:ilvl w:val="0"/>
          <w:numId w:val="8"/>
        </w:numPr>
        <w:snapToGrid w:val="0"/>
        <w:spacing w:after="80" w:line="240" w:lineRule="auto"/>
      </w:pPr>
      <w:r>
        <w:rPr>
          <w:b/>
          <w:bCs/>
        </w:rPr>
        <w:t xml:space="preserve">Analyse de l’hémolyse au sein de circuit, selon l’utilisation des CGD ou de différents types de pompe. </w:t>
      </w:r>
    </w:p>
    <w:p w14:paraId="223C39A9" w14:textId="77777777" w:rsidR="00253203" w:rsidRPr="00253203" w:rsidRDefault="00253203" w:rsidP="00B01C3B">
      <w:pPr>
        <w:snapToGrid w:val="0"/>
        <w:spacing w:after="80" w:line="240" w:lineRule="auto"/>
      </w:pPr>
      <w:r w:rsidRPr="00253203">
        <w:lastRenderedPageBreak/>
        <w:t>Dans un contexte de pénurie récurrente de produits sanguins, l’approche testée dans cette étude pourrait contribuer à limiter la consommation de culots de banque tout en garantissant la sécurité transfusionnelle.</w:t>
      </w:r>
    </w:p>
    <w:p w14:paraId="7DDDED8C" w14:textId="7E7A0BA0" w:rsidR="00253203" w:rsidRPr="00253203" w:rsidRDefault="00253203" w:rsidP="00B01C3B">
      <w:pPr>
        <w:snapToGrid w:val="0"/>
        <w:spacing w:after="80" w:line="240" w:lineRule="auto"/>
      </w:pPr>
      <w:r w:rsidRPr="00253203">
        <w:t xml:space="preserve">À terme, cette </w:t>
      </w:r>
      <w:r w:rsidR="00B51C16" w:rsidRPr="00B51C16">
        <w:t>méth</w:t>
      </w:r>
      <w:r w:rsidR="00B51C16">
        <w:t>o</w:t>
      </w:r>
      <w:r w:rsidR="00B51C16" w:rsidRPr="00B51C16">
        <w:t>de</w:t>
      </w:r>
      <w:r w:rsidRPr="00253203">
        <w:t xml:space="preserve"> pourrait favoriser la diffusion de la perfusion normothermique ex vivo en transplantation hépatique, voire être transposée à d’autres organes comme le rein ou le cœur.</w:t>
      </w:r>
    </w:p>
    <w:bookmarkEnd w:id="5"/>
    <w:p w14:paraId="3AE49F0A" w14:textId="77777777" w:rsidR="002F525A" w:rsidRDefault="002F525A" w:rsidP="002F525A">
      <w:pPr>
        <w:snapToGrid w:val="0"/>
        <w:spacing w:after="80" w:line="240" w:lineRule="auto"/>
      </w:pPr>
    </w:p>
    <w:p w14:paraId="27C987E1" w14:textId="4C1774B2" w:rsidR="00B51C16" w:rsidRDefault="00B51C16" w:rsidP="00735AA3">
      <w:pPr>
        <w:pStyle w:val="Heading3"/>
      </w:pPr>
      <w:bookmarkStart w:id="7" w:name="_Toc191918850"/>
      <w:r>
        <w:t>Design de l’étude et méthodologie</w:t>
      </w:r>
      <w:bookmarkEnd w:id="7"/>
    </w:p>
    <w:p w14:paraId="3EDE6842" w14:textId="77777777" w:rsidR="00755511" w:rsidRPr="00755511" w:rsidRDefault="00755511" w:rsidP="00735AA3">
      <w:pPr>
        <w:pStyle w:val="Heading4"/>
      </w:pPr>
      <w:r w:rsidRPr="00755511">
        <w:t>Groupes et méthodologie de recueil du concentré globulaire du donneur (CGD)</w:t>
      </w:r>
    </w:p>
    <w:p w14:paraId="792C7CDF" w14:textId="77777777" w:rsidR="00755511" w:rsidRPr="00755511" w:rsidRDefault="00755511" w:rsidP="00B01C3B">
      <w:pPr>
        <w:snapToGrid w:val="0"/>
        <w:spacing w:after="80" w:line="240" w:lineRule="auto"/>
      </w:pPr>
      <w:r w:rsidRPr="00755511">
        <w:t>L’étude portera sur deux groupes distincts :</w:t>
      </w:r>
    </w:p>
    <w:p w14:paraId="3ABF721F" w14:textId="7F1D2E78" w:rsidR="00755511" w:rsidRPr="00755511" w:rsidRDefault="00755511" w:rsidP="00B01C3B">
      <w:pPr>
        <w:numPr>
          <w:ilvl w:val="0"/>
          <w:numId w:val="9"/>
        </w:numPr>
        <w:snapToGrid w:val="0"/>
        <w:spacing w:after="80" w:line="240" w:lineRule="auto"/>
      </w:pPr>
      <w:r w:rsidRPr="00755511">
        <w:rPr>
          <w:b/>
          <w:bCs/>
        </w:rPr>
        <w:t>Un groupe contrôle</w:t>
      </w:r>
      <w:r w:rsidRPr="00755511">
        <w:t xml:space="preserve"> (n=10), constitué de </w:t>
      </w:r>
      <w:ins w:id="8" w:author="Claire Goumard" w:date="2025-04-09T14:41:00Z" w16du:dateUtc="2025-04-09T12:41:00Z">
        <w:r w:rsidR="00D538E4">
          <w:t xml:space="preserve">résidus de </w:t>
        </w:r>
      </w:ins>
      <w:r w:rsidRPr="00755511">
        <w:t xml:space="preserve">culots globulaires de banque du </w:t>
      </w:r>
      <w:commentRangeStart w:id="9"/>
      <w:r w:rsidRPr="00755511">
        <w:t>sang</w:t>
      </w:r>
      <w:commentRangeEnd w:id="9"/>
      <w:r w:rsidR="00D538E4">
        <w:rPr>
          <w:rStyle w:val="CommentReference"/>
        </w:rPr>
        <w:commentReference w:id="9"/>
      </w:r>
      <w:r w:rsidRPr="00755511">
        <w:t>.</w:t>
      </w:r>
    </w:p>
    <w:p w14:paraId="5D89D385" w14:textId="77777777" w:rsidR="00755511" w:rsidRPr="00755511" w:rsidRDefault="00755511" w:rsidP="00B01C3B">
      <w:pPr>
        <w:numPr>
          <w:ilvl w:val="0"/>
          <w:numId w:val="9"/>
        </w:numPr>
        <w:snapToGrid w:val="0"/>
        <w:spacing w:after="80" w:line="240" w:lineRule="auto"/>
      </w:pPr>
      <w:r w:rsidRPr="00755511">
        <w:rPr>
          <w:b/>
          <w:bCs/>
        </w:rPr>
        <w:t>Un groupe expérimental</w:t>
      </w:r>
      <w:r w:rsidRPr="00755511">
        <w:t xml:space="preserve"> (n=10), composé de concentré globulaire du donneur (CGD), obtenu à partir du traitement de 10 décharges caves.</w:t>
      </w:r>
    </w:p>
    <w:p w14:paraId="0B84815E" w14:textId="77777777" w:rsidR="00755511" w:rsidRPr="00755511" w:rsidRDefault="00755511" w:rsidP="00B01C3B">
      <w:pPr>
        <w:snapToGrid w:val="0"/>
        <w:spacing w:after="80" w:line="240" w:lineRule="auto"/>
      </w:pPr>
      <w:r w:rsidRPr="00755511">
        <w:t>Les deux principales catégories de donneurs actuellement prélevés en France seront incluses :</w:t>
      </w:r>
    </w:p>
    <w:p w14:paraId="7563A3C6" w14:textId="77777777" w:rsidR="00755511" w:rsidRPr="00755511" w:rsidRDefault="00755511" w:rsidP="00B01C3B">
      <w:pPr>
        <w:numPr>
          <w:ilvl w:val="0"/>
          <w:numId w:val="10"/>
        </w:numPr>
        <w:snapToGrid w:val="0"/>
        <w:spacing w:after="80" w:line="240" w:lineRule="auto"/>
      </w:pPr>
      <w:r w:rsidRPr="00755511">
        <w:rPr>
          <w:b/>
          <w:bCs/>
        </w:rPr>
        <w:t>Les donneurs en mort encéphalique (DBD)</w:t>
      </w:r>
      <w:r w:rsidRPr="00755511">
        <w:t>.</w:t>
      </w:r>
    </w:p>
    <w:p w14:paraId="0A8EDEB7" w14:textId="77777777" w:rsidR="00755511" w:rsidRPr="00755511" w:rsidRDefault="00755511" w:rsidP="00B01C3B">
      <w:pPr>
        <w:numPr>
          <w:ilvl w:val="0"/>
          <w:numId w:val="10"/>
        </w:numPr>
        <w:snapToGrid w:val="0"/>
        <w:spacing w:after="80" w:line="240" w:lineRule="auto"/>
      </w:pPr>
      <w:r w:rsidRPr="00755511">
        <w:rPr>
          <w:b/>
          <w:bCs/>
        </w:rPr>
        <w:t>Les donneurs décédés après arrêt cardiaque de catégorie Maastricht 3 (DCD-M3)</w:t>
      </w:r>
      <w:r w:rsidRPr="00755511">
        <w:t>.</w:t>
      </w:r>
    </w:p>
    <w:p w14:paraId="2602C8A8" w14:textId="77777777" w:rsidR="00755511" w:rsidRPr="00755511" w:rsidRDefault="00755511" w:rsidP="00B01C3B">
      <w:pPr>
        <w:snapToGrid w:val="0"/>
        <w:spacing w:after="80" w:line="240" w:lineRule="auto"/>
      </w:pPr>
      <w:r w:rsidRPr="00755511">
        <w:t>Les foies issus de donneurs Maastricht 3 semblent être ceux qui bénéficient le plus de la perfusion normothermique, que ce soit pour une conservation simple ou un reconditionnement et une évaluation avant transplantation. Cependant, afin d’évaluer également cette approche chez les donneurs en mort encéphalique, la proportion de greffons Maastricht 3 sera limitée à la moitié de l’effectif total.</w:t>
      </w:r>
    </w:p>
    <w:p w14:paraId="53D89505" w14:textId="77777777" w:rsidR="00755511" w:rsidRPr="00755511" w:rsidRDefault="00755511" w:rsidP="00B01C3B">
      <w:pPr>
        <w:snapToGrid w:val="0"/>
        <w:spacing w:after="80" w:line="240" w:lineRule="auto"/>
      </w:pPr>
      <w:r w:rsidRPr="00755511">
        <w:t xml:space="preserve">Par ailleurs, plusieurs </w:t>
      </w:r>
      <w:r w:rsidRPr="002F525A">
        <w:t>paramètres liés aux conditions de prélèvement de la décharge cave seront</w:t>
      </w:r>
      <w:r w:rsidRPr="00755511">
        <w:t xml:space="preserve"> systématiquement collectés :</w:t>
      </w:r>
    </w:p>
    <w:p w14:paraId="36D9BF4D" w14:textId="77777777" w:rsidR="00755511" w:rsidRPr="00755511" w:rsidRDefault="00755511" w:rsidP="00B01C3B">
      <w:pPr>
        <w:numPr>
          <w:ilvl w:val="0"/>
          <w:numId w:val="11"/>
        </w:numPr>
        <w:snapToGrid w:val="0"/>
        <w:spacing w:after="80" w:line="240" w:lineRule="auto"/>
      </w:pPr>
      <w:r w:rsidRPr="00755511">
        <w:t>Le type de donneur (DBD ou DCD-M3).</w:t>
      </w:r>
    </w:p>
    <w:p w14:paraId="5A8CC8AF" w14:textId="77777777" w:rsidR="00755511" w:rsidRPr="00755511" w:rsidRDefault="00755511" w:rsidP="00B01C3B">
      <w:pPr>
        <w:numPr>
          <w:ilvl w:val="0"/>
          <w:numId w:val="11"/>
        </w:numPr>
        <w:snapToGrid w:val="0"/>
        <w:spacing w:after="80" w:line="240" w:lineRule="auto"/>
      </w:pPr>
      <w:r w:rsidRPr="00755511">
        <w:t>L’existence d’antécédents transfusionnels chez le donneur.</w:t>
      </w:r>
    </w:p>
    <w:p w14:paraId="65FBC800" w14:textId="77777777" w:rsidR="00755511" w:rsidRPr="00755511" w:rsidRDefault="00755511" w:rsidP="00B01C3B">
      <w:pPr>
        <w:numPr>
          <w:ilvl w:val="0"/>
          <w:numId w:val="11"/>
        </w:numPr>
        <w:snapToGrid w:val="0"/>
        <w:spacing w:after="80" w:line="240" w:lineRule="auto"/>
      </w:pPr>
      <w:r w:rsidRPr="00755511">
        <w:t>Le nombre d’organes prélevés en parallèle.</w:t>
      </w:r>
    </w:p>
    <w:p w14:paraId="07348D75" w14:textId="77777777" w:rsidR="00755511" w:rsidRPr="00755511" w:rsidRDefault="00755511" w:rsidP="00B01C3B">
      <w:pPr>
        <w:numPr>
          <w:ilvl w:val="0"/>
          <w:numId w:val="11"/>
        </w:numPr>
        <w:snapToGrid w:val="0"/>
        <w:spacing w:after="80" w:line="240" w:lineRule="auto"/>
      </w:pPr>
      <w:r w:rsidRPr="00755511">
        <w:t>La solution de préservation utilisée pour le lavage abdominal.</w:t>
      </w:r>
    </w:p>
    <w:p w14:paraId="18F556BD" w14:textId="0294B86D" w:rsidR="00755511" w:rsidRPr="00755511" w:rsidRDefault="00755511" w:rsidP="00B01C3B">
      <w:pPr>
        <w:numPr>
          <w:ilvl w:val="0"/>
          <w:numId w:val="11"/>
        </w:numPr>
        <w:snapToGrid w:val="0"/>
        <w:spacing w:after="80" w:line="240" w:lineRule="auto"/>
      </w:pPr>
      <w:r w:rsidRPr="00755511">
        <w:t>L’heure précise du clampage vasculaire.</w:t>
      </w:r>
    </w:p>
    <w:p w14:paraId="170D4C3B" w14:textId="77777777" w:rsidR="00755511" w:rsidRPr="00755511" w:rsidRDefault="00755511" w:rsidP="00735AA3">
      <w:pPr>
        <w:pStyle w:val="Heading4"/>
      </w:pPr>
      <w:r w:rsidRPr="00755511">
        <w:t>Modalités de recueil du CGD</w:t>
      </w:r>
    </w:p>
    <w:p w14:paraId="7432366B" w14:textId="717D8B4C" w:rsidR="00755511" w:rsidRPr="00755511" w:rsidRDefault="00755511" w:rsidP="00B01C3B">
      <w:pPr>
        <w:snapToGrid w:val="0"/>
        <w:spacing w:after="80" w:line="240" w:lineRule="auto"/>
      </w:pPr>
      <w:r w:rsidRPr="00755511">
        <w:t>Le concentré globulaire du donneur sera obtenu par aspiration et centrifugation séquentielle à l’aide d’un dispositif de récupération peropératoire de sang (</w:t>
      </w:r>
      <w:r w:rsidRPr="00755511">
        <w:rPr>
          <w:b/>
          <w:bCs/>
        </w:rPr>
        <w:t>CellSaver®</w:t>
      </w:r>
      <w:r w:rsidRPr="00755511">
        <w:t>)</w:t>
      </w:r>
      <w:r w:rsidR="002F525A">
        <w:t xml:space="preserve"> </w:t>
      </w:r>
      <w:r w:rsidR="002F525A">
        <w:fldChar w:fldCharType="begin"/>
      </w:r>
      <w:r w:rsidR="002F525A">
        <w:instrText xml:space="preserve"> ADDIN ZOTERO_ITEM CSL_CITATION {"citationID":"eTGPTos5","properties":{"formattedCitation":"(15)","plainCitation":"(15)","noteIndex":0},"citationItems":[{"id":556,"uris":["http://zotero.org/users/6327427/items/93WQTWYF"],"itemData":{"id":556,"type":"article-journal","abstract":"Background: \n          Cell salvage is commonly used as part of a blood conservation strategy. However concerns among clinicians exist about the efficacy of transfusion of washed cell salvage.\n          Methods: \n          We performed a meta-analysis of randomized controlled trials in which patients, scheduled for all types of surgery, were randomized to washed cell salvage or to a control group with no cell salvage. Data were independently extracted, risk ratio (RR), and weighted mean differences (WMD) with 95% confidence intervals (CIs) were calculated. Data were pooled using a random effects model. The primary endpoint was the number of patients exposed to allogeneic red blood cell (RBC) transfusion.\n          Results: \n          Out of 1140 search results, a total of 47 trials were included. Overall, the use of washed cell salvage reduced the rate of exposure to allogeneic RBC transfusion by a relative 39% (RR = 0.61; 95% CI 0.57 to 0.65; P &lt; 0.001), resulting in an average saving of 0.20 units of allogeneic RBC per patient (weighted mean differences [WMD] = −0.20; 95% CI −0.22 to −0.18; P &lt; 0.001), reduced risk of infection by 28% (RR = 0.72; 95% CI 0.54 to 0.97; P = 0.03), reduced length of hospital stay by 2.31 days (WMD = −2.31; 95% CI −2.50 to −2.11; P &lt; 0.001), but did not significantly affect risk of mortality (RR = 0.92; 95% CI 0.63 to 1.34; P = 0.66). No statistical difference could be observed in the number of patients exposed to re-operation, plasma, platelets, or rate of myocardial infarction and stroke.\n          Conclusions: \n          Washed cell salvage is efficacious in reducing the need for allogeneic RBC transfusion and risk of infection in surgery.","container-title":"Medicine","DOI":"10.1097/MD.0000000000004490","issue":"31","language":"en-US","page":"e4490","source":"journals.lww.com","title":"Washed cell salvage in surgical patients: A review and meta-analysis of prospective randomized trials under PRISMA","title-short":"Washed cell salvage in surgical patients","volume":"95","author":[{"family":"Meybohm","given":"Patrick"},{"family":"Choorapoikayil","given":"Suma"},{"family":"Wessels","given":"Anke"},{"family":"Herrmann","given":"Eva"},{"family":"Zacharowski","given":"Kai"},{"family":"Spahn","given":"Donat R."}],"issued":{"date-parts":[["2016",8]]}}}],"schema":"https://github.com/citation-style-language/schema/raw/master/csl-citation.json"} </w:instrText>
      </w:r>
      <w:r w:rsidR="002F525A">
        <w:fldChar w:fldCharType="separate"/>
      </w:r>
      <w:r w:rsidR="002F525A" w:rsidRPr="002F525A">
        <w:rPr>
          <w:rFonts w:ascii="Calibri" w:hAnsi="Calibri" w:cs="Calibri"/>
        </w:rPr>
        <w:t>(15)</w:t>
      </w:r>
      <w:r w:rsidR="002F525A">
        <w:fldChar w:fldCharType="end"/>
      </w:r>
      <w:r w:rsidRPr="00755511">
        <w:t>.</w:t>
      </w:r>
    </w:p>
    <w:p w14:paraId="455E8F8C" w14:textId="36902DCD" w:rsidR="00755511" w:rsidRPr="002F525A" w:rsidRDefault="00755511" w:rsidP="00B01C3B">
      <w:pPr>
        <w:snapToGrid w:val="0"/>
        <w:spacing w:after="80" w:line="240" w:lineRule="auto"/>
      </w:pPr>
      <w:r w:rsidRPr="002F525A">
        <w:t xml:space="preserve">L’ensemble du processus repose sur une machine de récupération composée de trois </w:t>
      </w:r>
      <w:r w:rsidR="009C73DC" w:rsidRPr="002F525A">
        <w:t>étapes :</w:t>
      </w:r>
    </w:p>
    <w:p w14:paraId="57B5BE42" w14:textId="77777777" w:rsidR="00755511" w:rsidRPr="00755511" w:rsidRDefault="00755511" w:rsidP="00B01C3B">
      <w:pPr>
        <w:numPr>
          <w:ilvl w:val="0"/>
          <w:numId w:val="12"/>
        </w:numPr>
        <w:snapToGrid w:val="0"/>
        <w:spacing w:after="80" w:line="240" w:lineRule="auto"/>
      </w:pPr>
      <w:r w:rsidRPr="00755511">
        <w:rPr>
          <w:b/>
          <w:bCs/>
        </w:rPr>
        <w:t>Aspiration et filtration du sang</w:t>
      </w:r>
    </w:p>
    <w:p w14:paraId="7250BFFE" w14:textId="77777777" w:rsidR="00755511" w:rsidRPr="00755511" w:rsidRDefault="00755511" w:rsidP="00B01C3B">
      <w:pPr>
        <w:numPr>
          <w:ilvl w:val="1"/>
          <w:numId w:val="12"/>
        </w:numPr>
        <w:snapToGrid w:val="0"/>
        <w:spacing w:after="80" w:line="240" w:lineRule="auto"/>
      </w:pPr>
      <w:r w:rsidRPr="00755511">
        <w:t>Une tubulure d’aspiration, connectée à une canule stérile, permet de recueillir le sang issu de la décharge cave.</w:t>
      </w:r>
    </w:p>
    <w:p w14:paraId="1EE26132" w14:textId="178CDBA1" w:rsidR="00755511" w:rsidRPr="00755511" w:rsidRDefault="00755511" w:rsidP="00B01C3B">
      <w:pPr>
        <w:numPr>
          <w:ilvl w:val="1"/>
          <w:numId w:val="12"/>
        </w:numPr>
        <w:snapToGrid w:val="0"/>
        <w:spacing w:after="80" w:line="240" w:lineRule="auto"/>
      </w:pPr>
      <w:r w:rsidRPr="00755511">
        <w:t xml:space="preserve">Cette tubulure est continuellement rincée par de l’héparine, afin d’éviter </w:t>
      </w:r>
      <w:r>
        <w:t xml:space="preserve">la </w:t>
      </w:r>
      <w:r w:rsidRPr="00755511">
        <w:t>coagulation.</w:t>
      </w:r>
    </w:p>
    <w:p w14:paraId="6DB7809F" w14:textId="11D27B65" w:rsidR="00755511" w:rsidRPr="00755511" w:rsidRDefault="00755511" w:rsidP="00B01C3B">
      <w:pPr>
        <w:numPr>
          <w:ilvl w:val="1"/>
          <w:numId w:val="12"/>
        </w:numPr>
        <w:snapToGrid w:val="0"/>
        <w:spacing w:after="80" w:line="240" w:lineRule="auto"/>
      </w:pPr>
      <w:r w:rsidRPr="00755511">
        <w:t>Le sang est dirigé vers un réservoir muni d’un filtre, conçu pour éliminer les éventuels débris présents dans l’échantillon.</w:t>
      </w:r>
    </w:p>
    <w:p w14:paraId="33CE3C36" w14:textId="77777777" w:rsidR="00755511" w:rsidRPr="00755511" w:rsidRDefault="00755511" w:rsidP="00B01C3B">
      <w:pPr>
        <w:numPr>
          <w:ilvl w:val="0"/>
          <w:numId w:val="12"/>
        </w:numPr>
        <w:snapToGrid w:val="0"/>
        <w:spacing w:after="80" w:line="240" w:lineRule="auto"/>
      </w:pPr>
      <w:r w:rsidRPr="00755511">
        <w:rPr>
          <w:b/>
          <w:bCs/>
        </w:rPr>
        <w:t>Centrifugation et séparation des composants sanguins</w:t>
      </w:r>
    </w:p>
    <w:p w14:paraId="09E8C58D" w14:textId="77777777" w:rsidR="00755511" w:rsidRPr="002F525A" w:rsidRDefault="00755511" w:rsidP="00B01C3B">
      <w:pPr>
        <w:numPr>
          <w:ilvl w:val="1"/>
          <w:numId w:val="12"/>
        </w:numPr>
        <w:snapToGrid w:val="0"/>
        <w:spacing w:after="80" w:line="240" w:lineRule="auto"/>
      </w:pPr>
      <w:r w:rsidRPr="002F525A">
        <w:t>Une fois filtré, le sang entre dans un bol de centrifugeuse, où il est soumis à un processus de séparation cellulaire.</w:t>
      </w:r>
    </w:p>
    <w:p w14:paraId="41EF7535" w14:textId="77777777" w:rsidR="00755511" w:rsidRPr="002F525A" w:rsidRDefault="00755511" w:rsidP="00B01C3B">
      <w:pPr>
        <w:numPr>
          <w:ilvl w:val="1"/>
          <w:numId w:val="12"/>
        </w:numPr>
        <w:snapToGrid w:val="0"/>
        <w:spacing w:after="80" w:line="240" w:lineRule="auto"/>
      </w:pPr>
      <w:r w:rsidRPr="002F525A">
        <w:t>La centrifugation, combinée à un lavage au sérum physiologique, permet de séparer les éléments figurés du plasma.</w:t>
      </w:r>
    </w:p>
    <w:p w14:paraId="1A705AEE" w14:textId="77777777" w:rsidR="00755511" w:rsidRPr="002F525A" w:rsidRDefault="00755511" w:rsidP="00B01C3B">
      <w:pPr>
        <w:numPr>
          <w:ilvl w:val="1"/>
          <w:numId w:val="12"/>
        </w:numPr>
        <w:snapToGrid w:val="0"/>
        <w:spacing w:after="80" w:line="240" w:lineRule="auto"/>
      </w:pPr>
      <w:r w:rsidRPr="002F525A">
        <w:lastRenderedPageBreak/>
        <w:t>À l’issue de cette étape, on obtient une suspension d’hématies purifiées dans une solution isotonique.</w:t>
      </w:r>
    </w:p>
    <w:p w14:paraId="635D2CC8" w14:textId="77777777" w:rsidR="00755511" w:rsidRPr="00755511" w:rsidRDefault="00755511" w:rsidP="00B01C3B">
      <w:pPr>
        <w:numPr>
          <w:ilvl w:val="0"/>
          <w:numId w:val="12"/>
        </w:numPr>
        <w:snapToGrid w:val="0"/>
        <w:spacing w:after="80" w:line="240" w:lineRule="auto"/>
      </w:pPr>
      <w:r w:rsidRPr="00755511">
        <w:rPr>
          <w:b/>
          <w:bCs/>
        </w:rPr>
        <w:t>Stockage des culots globulaires</w:t>
      </w:r>
    </w:p>
    <w:p w14:paraId="088BEA13" w14:textId="77777777" w:rsidR="00755511" w:rsidRPr="002F525A" w:rsidRDefault="00755511" w:rsidP="00B01C3B">
      <w:pPr>
        <w:numPr>
          <w:ilvl w:val="1"/>
          <w:numId w:val="12"/>
        </w:numPr>
        <w:snapToGrid w:val="0"/>
        <w:spacing w:after="80" w:line="240" w:lineRule="auto"/>
      </w:pPr>
      <w:r w:rsidRPr="002F525A">
        <w:t>La suspension d’hématies est transférée dans une poche stérile, où elle est conservée dans du sérum isotonique.</w:t>
      </w:r>
    </w:p>
    <w:p w14:paraId="7A9F8037" w14:textId="77777777" w:rsidR="00755511" w:rsidRPr="002F525A" w:rsidRDefault="00755511" w:rsidP="00B01C3B">
      <w:pPr>
        <w:numPr>
          <w:ilvl w:val="1"/>
          <w:numId w:val="12"/>
        </w:numPr>
        <w:snapToGrid w:val="0"/>
        <w:spacing w:after="80" w:line="240" w:lineRule="auto"/>
      </w:pPr>
      <w:r w:rsidRPr="002F525A">
        <w:t>Le dispositif nécessite un minimum de 50 ml de sang pour être activé.</w:t>
      </w:r>
    </w:p>
    <w:p w14:paraId="5406A95A" w14:textId="7CE05E6C" w:rsidR="00755511" w:rsidRPr="002F525A" w:rsidRDefault="00755511" w:rsidP="00B01C3B">
      <w:pPr>
        <w:numPr>
          <w:ilvl w:val="1"/>
          <w:numId w:val="12"/>
        </w:numPr>
        <w:snapToGrid w:val="0"/>
        <w:spacing w:after="80" w:line="240" w:lineRule="auto"/>
      </w:pPr>
      <w:r w:rsidRPr="002F525A">
        <w:t xml:space="preserve">Le stockage effectif des hématies dans la poche de transfusion débute dès 175 ml de sang recueilli </w:t>
      </w:r>
      <w:r w:rsidRPr="002F525A">
        <w:fldChar w:fldCharType="begin"/>
      </w:r>
      <w:r w:rsidR="002F525A" w:rsidRPr="002F525A">
        <w:instrText xml:space="preserve"> ADDIN ZOTERO_ITEM CSL_CITATION {"citationID":"8iYrYM8O","properties":{"formattedCitation":"(16)","plainCitation":"(16)","noteIndex":0},"citationItems":[{"id":523,"uris":["http://zotero.org/users/6327427/items/DGP9H4MX"],"itemData":{"id":523,"type":"article-journal","language":"fr","source":"Zotero","title":"RÉCUPÉRATION PEROPÉRATOIRE DU SANG (CELL SAVER) EN GYNÉCOLOGIE-OBSTÉTRIQUE","author":[{"family":"Bocquet-Lecinq","given":"Agnès"},{"family":"Brice","given":"Aymeric"},{"family":"Mercier","given":"Frédéric-Jean"}]}}],"schema":"https://github.com/citation-style-language/schema/raw/master/csl-citation.json"} </w:instrText>
      </w:r>
      <w:r w:rsidRPr="002F525A">
        <w:fldChar w:fldCharType="separate"/>
      </w:r>
      <w:r w:rsidR="002F525A" w:rsidRPr="002F525A">
        <w:rPr>
          <w:rFonts w:ascii="Calibri" w:hAnsi="Calibri" w:cs="Calibri"/>
        </w:rPr>
        <w:t>(16)</w:t>
      </w:r>
      <w:r w:rsidRPr="002F525A">
        <w:fldChar w:fldCharType="end"/>
      </w:r>
      <w:r w:rsidRPr="002F525A">
        <w:t>.</w:t>
      </w:r>
    </w:p>
    <w:p w14:paraId="1E9BC6C7" w14:textId="77777777" w:rsidR="00755511" w:rsidRPr="002F525A" w:rsidRDefault="00755511" w:rsidP="00B01C3B">
      <w:pPr>
        <w:snapToGrid w:val="0"/>
        <w:spacing w:after="80" w:line="240" w:lineRule="auto"/>
      </w:pPr>
      <w:r w:rsidRPr="002F525A">
        <w:t>Cette procédure standardisée garantit une récupération optimale des globules rouges, tout en minimisant le risque de contamination ou d’altération des cellules sanguines.</w:t>
      </w:r>
    </w:p>
    <w:p w14:paraId="4DE9DAFB" w14:textId="77777777" w:rsidR="00755511" w:rsidRDefault="003F208B" w:rsidP="00B01C3B">
      <w:pPr>
        <w:keepNext/>
        <w:snapToGrid w:val="0"/>
        <w:spacing w:after="80" w:line="240" w:lineRule="auto"/>
        <w:jc w:val="center"/>
      </w:pPr>
      <w:r>
        <w:rPr>
          <w:noProof/>
        </w:rPr>
        <w:drawing>
          <wp:inline distT="114300" distB="114300" distL="114300" distR="114300" wp14:anchorId="493AED1A" wp14:editId="5458EFEA">
            <wp:extent cx="3349203" cy="2963537"/>
            <wp:effectExtent l="0" t="0" r="381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352941" cy="2966845"/>
                    </a:xfrm>
                    <a:prstGeom prst="rect">
                      <a:avLst/>
                    </a:prstGeom>
                    <a:ln/>
                  </pic:spPr>
                </pic:pic>
              </a:graphicData>
            </a:graphic>
          </wp:inline>
        </w:drawing>
      </w:r>
    </w:p>
    <w:p w14:paraId="5322F6F4" w14:textId="4868633B" w:rsidR="003F208B" w:rsidRPr="002D697C" w:rsidRDefault="00755511" w:rsidP="009C73DC">
      <w:pPr>
        <w:pStyle w:val="Caption"/>
        <w:snapToGrid w:val="0"/>
        <w:spacing w:after="80"/>
        <w:jc w:val="center"/>
      </w:pPr>
      <w:r>
        <w:t xml:space="preserve">Figure </w:t>
      </w:r>
      <w:fldSimple w:instr=" SEQ Figure \* ARABIC ">
        <w:r w:rsidR="00EA2190">
          <w:rPr>
            <w:noProof/>
          </w:rPr>
          <w:t>1</w:t>
        </w:r>
      </w:fldSimple>
      <w:r>
        <w:t xml:space="preserve"> : Cell Saver avec lavage séquentiel, d'après </w:t>
      </w:r>
      <w:r>
        <w:fldChar w:fldCharType="begin"/>
      </w:r>
      <w:r w:rsidR="002F525A">
        <w:instrText xml:space="preserve"> ADDIN ZOTERO_ITEM CSL_CITATION {"citationID":"Vu8L95UF","properties":{"formattedCitation":"(16)","plainCitation":"(16)","noteIndex":0},"citationItems":[{"id":523,"uris":["http://zotero.org/users/6327427/items/DGP9H4MX"],"itemData":{"id":523,"type":"article-journal","language":"fr","source":"Zotero","title":"RÉCUPÉRATION PEROPÉRATOIRE DU SANG (CELL SAVER) EN GYNÉCOLOGIE-OBSTÉTRIQUE","author":[{"family":"Bocquet-Lecinq","given":"Agnès"},{"family":"Brice","given":"Aymeric"},{"family":"Mercier","given":"Frédéric-Jean"}]}}],"schema":"https://github.com/citation-style-language/schema/raw/master/csl-citation.json"} </w:instrText>
      </w:r>
      <w:r>
        <w:fldChar w:fldCharType="separate"/>
      </w:r>
      <w:r w:rsidR="002F525A" w:rsidRPr="002F525A">
        <w:rPr>
          <w:rFonts w:ascii="Calibri" w:hAnsi="Calibri" w:cs="Calibri"/>
        </w:rPr>
        <w:t>(16)</w:t>
      </w:r>
      <w:r>
        <w:fldChar w:fldCharType="end"/>
      </w:r>
      <w:r>
        <w:t>.</w:t>
      </w:r>
      <w:r w:rsidR="002D697C">
        <w:rPr>
          <w:noProof/>
        </w:rPr>
        <mc:AlternateContent>
          <mc:Choice Requires="wps">
            <w:drawing>
              <wp:anchor distT="45720" distB="45720" distL="114300" distR="114300" simplePos="0" relativeHeight="251661312" behindDoc="0" locked="0" layoutInCell="1" allowOverlap="1" wp14:anchorId="4A1407AC" wp14:editId="7D771D02">
                <wp:simplePos x="0" y="0"/>
                <wp:positionH relativeFrom="margin">
                  <wp:posOffset>0</wp:posOffset>
                </wp:positionH>
                <wp:positionV relativeFrom="paragraph">
                  <wp:posOffset>265430</wp:posOffset>
                </wp:positionV>
                <wp:extent cx="5603240" cy="1404620"/>
                <wp:effectExtent l="0" t="0" r="16510" b="273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1404620"/>
                        </a:xfrm>
                        <a:prstGeom prst="rect">
                          <a:avLst/>
                        </a:prstGeom>
                        <a:solidFill>
                          <a:srgbClr val="FFFFFF"/>
                        </a:solidFill>
                        <a:ln w="9525">
                          <a:solidFill>
                            <a:srgbClr val="000000"/>
                          </a:solidFill>
                          <a:miter lim="800000"/>
                          <a:headEnd/>
                          <a:tailEnd/>
                        </a:ln>
                      </wps:spPr>
                      <wps:txbx>
                        <w:txbxContent>
                          <w:p w14:paraId="79CD44D6" w14:textId="77777777" w:rsidR="002D697C" w:rsidRDefault="002D697C" w:rsidP="002D697C">
                            <w:pPr>
                              <w:rPr>
                                <w:b/>
                                <w:bCs/>
                                <w:u w:val="single"/>
                              </w:rPr>
                            </w:pPr>
                            <w:r w:rsidRPr="002D697C">
                              <w:rPr>
                                <w:b/>
                                <w:bCs/>
                                <w:u w:val="single"/>
                              </w:rPr>
                              <w:t xml:space="preserve">Participation de l’étudiant : </w:t>
                            </w:r>
                          </w:p>
                          <w:p w14:paraId="1AEAC094" w14:textId="77777777" w:rsidR="009C73DC" w:rsidRDefault="009C73DC" w:rsidP="009C73DC">
                            <w:pPr>
                              <w:pStyle w:val="ListParagraph"/>
                              <w:numPr>
                                <w:ilvl w:val="0"/>
                                <w:numId w:val="28"/>
                              </w:numPr>
                            </w:pPr>
                            <w:r>
                              <w:t xml:space="preserve">Collecte du sang total et issu de la décharge cave au cours de prélèvements multi-organes sur donneurs décédés par mort encéphalique ou </w:t>
                            </w:r>
                            <w:r w:rsidRPr="009C73DC">
                              <w:t>après arrêt cardiaque de catégorie Maastricht 3</w:t>
                            </w:r>
                          </w:p>
                          <w:p w14:paraId="15ED35CC" w14:textId="77126A21" w:rsidR="002D697C" w:rsidRPr="002D697C" w:rsidRDefault="002D697C" w:rsidP="002D697C">
                            <w:pPr>
                              <w:pStyle w:val="ListParagraph"/>
                              <w:numPr>
                                <w:ilvl w:val="0"/>
                                <w:numId w:val="28"/>
                              </w:numPr>
                              <w:rPr>
                                <w:b/>
                                <w:bCs/>
                                <w:u w:val="single"/>
                              </w:rPr>
                            </w:pPr>
                            <w:r>
                              <w:t xml:space="preserve">Constitution des concentrés globulaires du donneur, </w:t>
                            </w:r>
                            <w:r w:rsidR="009C73DC">
                              <w:t>à l’aide du Cell-Saver.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1407AC" id="_x0000_t202" coordsize="21600,21600" o:spt="202" path="m,l,21600r21600,l21600,xe">
                <v:stroke joinstyle="miter"/>
                <v:path gradientshapeok="t" o:connecttype="rect"/>
              </v:shapetype>
              <v:shape id="Zone de texte 2" o:spid="_x0000_s1026" type="#_x0000_t202" style="position:absolute;left:0;text-align:left;margin-left:0;margin-top:20.9pt;width:441.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">
                <v:textbox style="mso-fit-shape-to-text:t">
                  <w:txbxContent>
                    <w:p w14:paraId="79CD44D6" w14:textId="77777777" w:rsidR="002D697C" w:rsidRDefault="002D697C" w:rsidP="002D697C">
                      <w:pPr>
                        <w:rPr>
                          <w:b/>
                          <w:bCs/>
                          <w:u w:val="single"/>
                        </w:rPr>
                      </w:pPr>
                      <w:r w:rsidRPr="002D697C">
                        <w:rPr>
                          <w:b/>
                          <w:bCs/>
                          <w:u w:val="single"/>
                        </w:rPr>
                        <w:t xml:space="preserve">Participation de l’étudiant : </w:t>
                      </w:r>
                    </w:p>
                    <w:p w14:paraId="1AEAC094" w14:textId="77777777" w:rsidR="009C73DC" w:rsidRDefault="009C73DC" w:rsidP="009C73DC">
                      <w:pPr>
                        <w:pStyle w:val="Paragraphedeliste"/>
                        <w:numPr>
                          <w:ilvl w:val="0"/>
                          <w:numId w:val="28"/>
                        </w:numPr>
                      </w:pPr>
                      <w:r>
                        <w:t xml:space="preserve">Collecte du sang total et issu de la décharge cave au cours de prélèvements multi-organes sur donneurs décédés par mort encéphalique ou </w:t>
                      </w:r>
                      <w:r w:rsidRPr="009C73DC">
                        <w:t>après arrêt cardiaque de catégorie Maastricht 3</w:t>
                      </w:r>
                    </w:p>
                    <w:p w14:paraId="15ED35CC" w14:textId="77126A21" w:rsidR="002D697C" w:rsidRPr="002D697C" w:rsidRDefault="002D697C" w:rsidP="002D697C">
                      <w:pPr>
                        <w:pStyle w:val="Paragraphedeliste"/>
                        <w:numPr>
                          <w:ilvl w:val="0"/>
                          <w:numId w:val="28"/>
                        </w:numPr>
                        <w:rPr>
                          <w:b/>
                          <w:bCs/>
                          <w:u w:val="single"/>
                        </w:rPr>
                      </w:pPr>
                      <w:r>
                        <w:t xml:space="preserve">Constitution des concentrés globulaires du donneur, </w:t>
                      </w:r>
                      <w:r w:rsidR="009C73DC">
                        <w:t xml:space="preserve">à l’aide du </w:t>
                      </w:r>
                      <w:proofErr w:type="spellStart"/>
                      <w:r w:rsidR="009C73DC">
                        <w:t>Cell</w:t>
                      </w:r>
                      <w:proofErr w:type="spellEnd"/>
                      <w:r w:rsidR="009C73DC">
                        <w:t>-Saver.</w:t>
                      </w:r>
                    </w:p>
                  </w:txbxContent>
                </v:textbox>
                <w10:wrap type="square" anchorx="margin"/>
              </v:shape>
            </w:pict>
          </mc:Fallback>
        </mc:AlternateContent>
      </w:r>
    </w:p>
    <w:p w14:paraId="75A7EAEB" w14:textId="77777777" w:rsidR="002D697C" w:rsidRDefault="002D697C" w:rsidP="00B01C3B">
      <w:pPr>
        <w:snapToGrid w:val="0"/>
        <w:spacing w:after="80" w:line="240" w:lineRule="auto"/>
      </w:pPr>
    </w:p>
    <w:p w14:paraId="574F1724" w14:textId="77777777" w:rsidR="00B01C3B" w:rsidRPr="00B01C3B" w:rsidRDefault="00B01C3B" w:rsidP="00735AA3">
      <w:pPr>
        <w:pStyle w:val="Heading4"/>
      </w:pPr>
      <w:r w:rsidRPr="00B01C3B">
        <w:t>Analyses du profil inflammatoire et de l’hémolyse dans le circuit de perfusion normothermique</w:t>
      </w:r>
    </w:p>
    <w:p w14:paraId="297BD1B0" w14:textId="1CC98EFE" w:rsidR="00B01C3B" w:rsidRPr="00B01C3B" w:rsidRDefault="00B01C3B" w:rsidP="00735AA3">
      <w:pPr>
        <w:pStyle w:val="Heading5"/>
      </w:pPr>
      <w:r w:rsidRPr="00B01C3B">
        <w:t>Le profil inflammatoire des concentrés globulaires du donneur</w:t>
      </w:r>
    </w:p>
    <w:p w14:paraId="25AB6768" w14:textId="77777777" w:rsidR="00B01C3B" w:rsidRPr="002F525A" w:rsidRDefault="00B01C3B" w:rsidP="00B01C3B">
      <w:pPr>
        <w:snapToGrid w:val="0"/>
        <w:spacing w:after="80" w:line="240" w:lineRule="auto"/>
      </w:pPr>
      <w:r w:rsidRPr="002F525A">
        <w:t>Afin d’évaluer la qualité et la réponse inflammatoire des concentrés globulaires du donneur, 40 échantillons seront prélevés et analysés.</w:t>
      </w:r>
    </w:p>
    <w:p w14:paraId="3BAABC80" w14:textId="6679598A" w:rsidR="00B01C3B" w:rsidRPr="002F525A" w:rsidRDefault="00B01C3B" w:rsidP="00B01C3B">
      <w:pPr>
        <w:numPr>
          <w:ilvl w:val="0"/>
          <w:numId w:val="13"/>
        </w:numPr>
        <w:snapToGrid w:val="0"/>
        <w:spacing w:after="80" w:line="240" w:lineRule="auto"/>
      </w:pPr>
      <w:r w:rsidRPr="002F525A">
        <w:t>10 échantillons issus du groupe témoins (culots globulaires standards de banque du sang).</w:t>
      </w:r>
    </w:p>
    <w:p w14:paraId="200E4B6D" w14:textId="5375BA4F" w:rsidR="00B01C3B" w:rsidRPr="002F525A" w:rsidRDefault="00B01C3B" w:rsidP="00B01C3B">
      <w:pPr>
        <w:numPr>
          <w:ilvl w:val="0"/>
          <w:numId w:val="13"/>
        </w:numPr>
        <w:snapToGrid w:val="0"/>
        <w:spacing w:after="80" w:line="240" w:lineRule="auto"/>
      </w:pPr>
      <w:r w:rsidRPr="002F525A">
        <w:t>30 échantillons issus du groupe CGD, correspondant à trois temps successifs :</w:t>
      </w:r>
    </w:p>
    <w:p w14:paraId="5F704EAA" w14:textId="77777777" w:rsidR="00B01C3B" w:rsidRPr="00B01C3B" w:rsidRDefault="00B01C3B" w:rsidP="00B01C3B">
      <w:pPr>
        <w:numPr>
          <w:ilvl w:val="1"/>
          <w:numId w:val="13"/>
        </w:numPr>
        <w:snapToGrid w:val="0"/>
        <w:spacing w:after="80" w:line="240" w:lineRule="auto"/>
      </w:pPr>
      <w:r w:rsidRPr="00B01C3B">
        <w:rPr>
          <w:b/>
          <w:bCs/>
        </w:rPr>
        <w:t>Sang total du donneur</w:t>
      </w:r>
      <w:r w:rsidRPr="00B01C3B">
        <w:t xml:space="preserve"> (prélevé au cours du prélèvement multi-organes, avant le clampage).</w:t>
      </w:r>
    </w:p>
    <w:p w14:paraId="7286C731" w14:textId="77777777" w:rsidR="00B01C3B" w:rsidRPr="00B01C3B" w:rsidRDefault="00B01C3B" w:rsidP="00B01C3B">
      <w:pPr>
        <w:numPr>
          <w:ilvl w:val="1"/>
          <w:numId w:val="13"/>
        </w:numPr>
        <w:snapToGrid w:val="0"/>
        <w:spacing w:after="80" w:line="240" w:lineRule="auto"/>
      </w:pPr>
      <w:r w:rsidRPr="00B01C3B">
        <w:rPr>
          <w:b/>
          <w:bCs/>
        </w:rPr>
        <w:t>Décharge cave</w:t>
      </w:r>
      <w:r w:rsidRPr="00B01C3B">
        <w:t xml:space="preserve"> (sang recueilli avant traitement par CellSaver®).</w:t>
      </w:r>
    </w:p>
    <w:p w14:paraId="3794912C" w14:textId="77777777" w:rsidR="00B01C3B" w:rsidRPr="00B01C3B" w:rsidRDefault="00B01C3B" w:rsidP="00B01C3B">
      <w:pPr>
        <w:numPr>
          <w:ilvl w:val="1"/>
          <w:numId w:val="13"/>
        </w:numPr>
        <w:snapToGrid w:val="0"/>
        <w:spacing w:after="80" w:line="240" w:lineRule="auto"/>
      </w:pPr>
      <w:r w:rsidRPr="00B01C3B">
        <w:rPr>
          <w:b/>
          <w:bCs/>
        </w:rPr>
        <w:t>Sang traité</w:t>
      </w:r>
      <w:r w:rsidRPr="00B01C3B">
        <w:t xml:space="preserve"> (après traitement et filtration par CellSaver®).</w:t>
      </w:r>
    </w:p>
    <w:p w14:paraId="59920DE3" w14:textId="77777777" w:rsidR="00B01C3B" w:rsidRPr="002F525A" w:rsidRDefault="00B01C3B" w:rsidP="00B01C3B">
      <w:pPr>
        <w:snapToGrid w:val="0"/>
        <w:spacing w:after="80" w:line="240" w:lineRule="auto"/>
      </w:pPr>
      <w:r w:rsidRPr="002F525A">
        <w:lastRenderedPageBreak/>
        <w:t>L’analyse de ces échantillons se fera selon un protocole d’évaluation basé sur des paramètres couramment utilisés en clinique pour examiner la qualité du sang récupéré.</w:t>
      </w:r>
    </w:p>
    <w:p w14:paraId="532BB38D" w14:textId="77777777" w:rsidR="00B01C3B" w:rsidRPr="00B01C3B" w:rsidRDefault="00B01C3B" w:rsidP="00B01C3B">
      <w:pPr>
        <w:snapToGrid w:val="0"/>
        <w:spacing w:after="80" w:line="240" w:lineRule="auto"/>
      </w:pPr>
      <w:r w:rsidRPr="00B01C3B">
        <w:rPr>
          <w:b/>
          <w:bCs/>
        </w:rPr>
        <w:t>Les analyses porteront sur :</w:t>
      </w:r>
    </w:p>
    <w:p w14:paraId="4E940C40" w14:textId="77777777" w:rsidR="00B01C3B" w:rsidRPr="00B01C3B" w:rsidRDefault="00B01C3B" w:rsidP="00B01C3B">
      <w:pPr>
        <w:numPr>
          <w:ilvl w:val="0"/>
          <w:numId w:val="14"/>
        </w:numPr>
        <w:snapToGrid w:val="0"/>
        <w:spacing w:after="80" w:line="240" w:lineRule="auto"/>
      </w:pPr>
      <w:r w:rsidRPr="00B01C3B">
        <w:rPr>
          <w:b/>
          <w:bCs/>
        </w:rPr>
        <w:t>Données d’hématologie standard</w:t>
      </w:r>
      <w:r w:rsidRPr="00B01C3B">
        <w:t xml:space="preserve"> : numération sanguine, taux d’hémoglobine, hématocrite.</w:t>
      </w:r>
    </w:p>
    <w:p w14:paraId="20A6DFE6" w14:textId="77777777" w:rsidR="00B01C3B" w:rsidRPr="00B01C3B" w:rsidRDefault="00B01C3B" w:rsidP="00B01C3B">
      <w:pPr>
        <w:numPr>
          <w:ilvl w:val="0"/>
          <w:numId w:val="14"/>
        </w:numPr>
        <w:snapToGrid w:val="0"/>
        <w:spacing w:after="80" w:line="240" w:lineRule="auto"/>
      </w:pPr>
      <w:r w:rsidRPr="00B01C3B">
        <w:rPr>
          <w:b/>
          <w:bCs/>
        </w:rPr>
        <w:t>Analyse biochimique du sérum</w:t>
      </w:r>
      <w:r w:rsidRPr="00B01C3B">
        <w:t xml:space="preserve"> : haptoglobine, lactate déshydrogénase (LDH), ionogramme, hémoglobine libre, bilirubine, protéine C activée, procalcitonine.</w:t>
      </w:r>
    </w:p>
    <w:p w14:paraId="3CE83C91" w14:textId="77777777" w:rsidR="00B01C3B" w:rsidRPr="00B01C3B" w:rsidRDefault="00B01C3B" w:rsidP="00B01C3B">
      <w:pPr>
        <w:numPr>
          <w:ilvl w:val="0"/>
          <w:numId w:val="14"/>
        </w:numPr>
        <w:snapToGrid w:val="0"/>
        <w:spacing w:after="80" w:line="240" w:lineRule="auto"/>
      </w:pPr>
      <w:r w:rsidRPr="00B01C3B">
        <w:rPr>
          <w:b/>
          <w:bCs/>
        </w:rPr>
        <w:t>Évaluation microbiologique</w:t>
      </w:r>
      <w:r w:rsidRPr="00B01C3B">
        <w:t xml:space="preserve"> : ensemencement sur hémocultures aérobie et anaérobie pour identifier d’éventuelles contaminations bactériennes.</w:t>
      </w:r>
    </w:p>
    <w:p w14:paraId="3468617D" w14:textId="77777777" w:rsidR="00B01C3B" w:rsidRPr="00B01C3B" w:rsidRDefault="00B01C3B" w:rsidP="00B01C3B">
      <w:pPr>
        <w:numPr>
          <w:ilvl w:val="0"/>
          <w:numId w:val="14"/>
        </w:numPr>
        <w:snapToGrid w:val="0"/>
        <w:spacing w:after="80" w:line="240" w:lineRule="auto"/>
      </w:pPr>
      <w:r w:rsidRPr="00B01C3B">
        <w:rPr>
          <w:b/>
          <w:bCs/>
        </w:rPr>
        <w:t>Marqueurs inflammatoires</w:t>
      </w:r>
      <w:r w:rsidRPr="00B01C3B">
        <w:t xml:space="preserve"> : dosages de cytokines pro-inflammatoires, incluant </w:t>
      </w:r>
      <w:r w:rsidRPr="00B01C3B">
        <w:rPr>
          <w:b/>
          <w:bCs/>
        </w:rPr>
        <w:t>IL-10, IL-6, IL-8, IL-1, IL-4, IL-17, IL-22 et TNF-α</w:t>
      </w:r>
      <w:r w:rsidRPr="00B01C3B">
        <w:t>.</w:t>
      </w:r>
    </w:p>
    <w:p w14:paraId="5AC9288E" w14:textId="77777777" w:rsidR="002D697C" w:rsidRDefault="00B01C3B" w:rsidP="00B01C3B">
      <w:pPr>
        <w:snapToGrid w:val="0"/>
        <w:spacing w:after="80" w:line="240" w:lineRule="auto"/>
      </w:pPr>
      <w:r w:rsidRPr="00B01C3B">
        <w:t>Ces analyses permettront de mieux caractériser le profil inflammatoire des CGD et de comparer leur qualité aux culots de banque classiques.</w:t>
      </w:r>
    </w:p>
    <w:p w14:paraId="0AE7CA6B" w14:textId="20EDB86E" w:rsidR="002D697C" w:rsidRPr="00B01C3B" w:rsidRDefault="002D697C" w:rsidP="00B01C3B">
      <w:pPr>
        <w:snapToGrid w:val="0"/>
        <w:spacing w:after="80" w:line="240" w:lineRule="auto"/>
      </w:pPr>
      <w:r>
        <w:rPr>
          <w:noProof/>
        </w:rPr>
        <mc:AlternateContent>
          <mc:Choice Requires="wps">
            <w:drawing>
              <wp:anchor distT="45720" distB="45720" distL="114300" distR="114300" simplePos="0" relativeHeight="251663360" behindDoc="0" locked="0" layoutInCell="1" allowOverlap="1" wp14:anchorId="3F427DD4" wp14:editId="74E21171">
                <wp:simplePos x="0" y="0"/>
                <wp:positionH relativeFrom="margin">
                  <wp:posOffset>0</wp:posOffset>
                </wp:positionH>
                <wp:positionV relativeFrom="paragraph">
                  <wp:posOffset>265430</wp:posOffset>
                </wp:positionV>
                <wp:extent cx="5603240" cy="1404620"/>
                <wp:effectExtent l="0" t="0" r="16510" b="27305"/>
                <wp:wrapSquare wrapText="bothSides"/>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1404620"/>
                        </a:xfrm>
                        <a:prstGeom prst="rect">
                          <a:avLst/>
                        </a:prstGeom>
                        <a:solidFill>
                          <a:srgbClr val="FFFFFF"/>
                        </a:solidFill>
                        <a:ln w="9525">
                          <a:solidFill>
                            <a:srgbClr val="000000"/>
                          </a:solidFill>
                          <a:miter lim="800000"/>
                          <a:headEnd/>
                          <a:tailEnd/>
                        </a:ln>
                      </wps:spPr>
                      <wps:txbx>
                        <w:txbxContent>
                          <w:p w14:paraId="794D27EF" w14:textId="77777777" w:rsidR="002D697C" w:rsidRDefault="002D697C" w:rsidP="002D697C">
                            <w:pPr>
                              <w:rPr>
                                <w:b/>
                                <w:bCs/>
                                <w:u w:val="single"/>
                              </w:rPr>
                            </w:pPr>
                            <w:r w:rsidRPr="002D697C">
                              <w:rPr>
                                <w:b/>
                                <w:bCs/>
                                <w:u w:val="single"/>
                              </w:rPr>
                              <w:t xml:space="preserve">Participation de l’étudiant : </w:t>
                            </w:r>
                          </w:p>
                          <w:p w14:paraId="5AE32262" w14:textId="77777777" w:rsidR="009C73DC" w:rsidRPr="009C73DC" w:rsidRDefault="009C73DC" w:rsidP="002D697C">
                            <w:pPr>
                              <w:pStyle w:val="ListParagraph"/>
                              <w:numPr>
                                <w:ilvl w:val="0"/>
                                <w:numId w:val="28"/>
                              </w:numPr>
                              <w:rPr>
                                <w:b/>
                                <w:bCs/>
                                <w:u w:val="single"/>
                              </w:rPr>
                            </w:pPr>
                          </w:p>
                          <w:p w14:paraId="076507E9" w14:textId="746ED4B5" w:rsidR="002D697C" w:rsidRPr="002D697C" w:rsidRDefault="002D697C" w:rsidP="002D697C">
                            <w:pPr>
                              <w:pStyle w:val="ListParagraph"/>
                              <w:numPr>
                                <w:ilvl w:val="0"/>
                                <w:numId w:val="28"/>
                              </w:numPr>
                              <w:rPr>
                                <w:b/>
                                <w:bCs/>
                                <w:u w:val="single"/>
                              </w:rPr>
                            </w:pPr>
                            <w:r>
                              <w:t xml:space="preserve">Constitution des 40 échantillons des groupes témoin et expérimental. </w:t>
                            </w:r>
                          </w:p>
                          <w:p w14:paraId="35DF5E89" w14:textId="1AFD480A" w:rsidR="002D697C" w:rsidRPr="002D697C" w:rsidRDefault="009C73DC" w:rsidP="002D697C">
                            <w:pPr>
                              <w:pStyle w:val="ListParagraph"/>
                              <w:numPr>
                                <w:ilvl w:val="0"/>
                                <w:numId w:val="28"/>
                              </w:numPr>
                              <w:rPr>
                                <w:b/>
                                <w:bCs/>
                                <w:u w:val="single"/>
                              </w:rPr>
                            </w:pPr>
                            <w:r>
                              <w:t>Réalisation des a</w:t>
                            </w:r>
                            <w:r w:rsidR="002D697C">
                              <w:t>nalyses hématologiques, biochimiques et microbiologiques en lien avec les laboratoires spécialisés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427DD4" id="_x0000_s1027" type="#_x0000_t202" style="position:absolute;margin-left:0;margin-top:20.9pt;width:441.2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">
                <v:textbox style="mso-fit-shape-to-text:t">
                  <w:txbxContent>
                    <w:p w14:paraId="794D27EF" w14:textId="77777777" w:rsidR="002D697C" w:rsidRDefault="002D697C" w:rsidP="002D697C">
                      <w:pPr>
                        <w:rPr>
                          <w:b/>
                          <w:bCs/>
                          <w:u w:val="single"/>
                        </w:rPr>
                      </w:pPr>
                      <w:r w:rsidRPr="002D697C">
                        <w:rPr>
                          <w:b/>
                          <w:bCs/>
                          <w:u w:val="single"/>
                        </w:rPr>
                        <w:t xml:space="preserve">Participation de l’étudiant : </w:t>
                      </w:r>
                    </w:p>
                    <w:p w14:paraId="5AE32262" w14:textId="77777777" w:rsidR="009C73DC" w:rsidRPr="009C73DC" w:rsidRDefault="009C73DC" w:rsidP="002D697C">
                      <w:pPr>
                        <w:pStyle w:val="Paragraphedeliste"/>
                        <w:numPr>
                          <w:ilvl w:val="0"/>
                          <w:numId w:val="28"/>
                        </w:numPr>
                        <w:rPr>
                          <w:b/>
                          <w:bCs/>
                          <w:u w:val="single"/>
                        </w:rPr>
                      </w:pPr>
                    </w:p>
                    <w:p w14:paraId="076507E9" w14:textId="746ED4B5" w:rsidR="002D697C" w:rsidRPr="002D697C" w:rsidRDefault="002D697C" w:rsidP="002D697C">
                      <w:pPr>
                        <w:pStyle w:val="Paragraphedeliste"/>
                        <w:numPr>
                          <w:ilvl w:val="0"/>
                          <w:numId w:val="28"/>
                        </w:numPr>
                        <w:rPr>
                          <w:b/>
                          <w:bCs/>
                          <w:u w:val="single"/>
                        </w:rPr>
                      </w:pPr>
                      <w:r>
                        <w:t xml:space="preserve">Constitution des 40 échantillons des groupes témoin et expérimental. </w:t>
                      </w:r>
                    </w:p>
                    <w:p w14:paraId="35DF5E89" w14:textId="1AFD480A" w:rsidR="002D697C" w:rsidRPr="002D697C" w:rsidRDefault="009C73DC" w:rsidP="002D697C">
                      <w:pPr>
                        <w:pStyle w:val="Paragraphedeliste"/>
                        <w:numPr>
                          <w:ilvl w:val="0"/>
                          <w:numId w:val="28"/>
                        </w:numPr>
                        <w:rPr>
                          <w:b/>
                          <w:bCs/>
                          <w:u w:val="single"/>
                        </w:rPr>
                      </w:pPr>
                      <w:r>
                        <w:t>Réalisation des a</w:t>
                      </w:r>
                      <w:r w:rsidR="002D697C">
                        <w:t>nalyses hématologiques, biochimiques et microbiologiques en lien avec les laboratoires spécialisés</w:t>
                      </w:r>
                    </w:p>
                  </w:txbxContent>
                </v:textbox>
                <w10:wrap type="square" anchorx="margin"/>
              </v:shape>
            </w:pict>
          </mc:Fallback>
        </mc:AlternateContent>
      </w:r>
    </w:p>
    <w:p w14:paraId="31D81AD5" w14:textId="77777777" w:rsidR="00B01C3B" w:rsidRDefault="00B01C3B" w:rsidP="00B01C3B">
      <w:pPr>
        <w:snapToGrid w:val="0"/>
        <w:spacing w:after="80" w:line="240" w:lineRule="auto"/>
      </w:pPr>
    </w:p>
    <w:p w14:paraId="4D4E25D8" w14:textId="11D9D174" w:rsidR="00B01C3B" w:rsidRPr="00B01C3B" w:rsidRDefault="00B01C3B" w:rsidP="00735AA3">
      <w:pPr>
        <w:pStyle w:val="Heading5"/>
      </w:pPr>
      <w:r w:rsidRPr="00B01C3B">
        <w:t>L’hémolyse au sein du circuit de perfusion normothermique</w:t>
      </w:r>
    </w:p>
    <w:p w14:paraId="4A0EBCF0" w14:textId="77777777" w:rsidR="00B01C3B" w:rsidRDefault="00B01C3B" w:rsidP="00B01C3B">
      <w:pPr>
        <w:snapToGrid w:val="0"/>
        <w:spacing w:after="80" w:line="240" w:lineRule="auto"/>
      </w:pPr>
      <w:r w:rsidRPr="00B01C3B">
        <w:t>En complément de l’évaluation du profil inflammatoire, l’étude s’intéressera également aux marqueurs d’hémolyse afin de caractériser l’impact du circuit de perfusion normothermique sur l’intégrité des globules rouges.</w:t>
      </w:r>
    </w:p>
    <w:p w14:paraId="718C1AF9" w14:textId="77777777" w:rsidR="00CB6460" w:rsidRPr="002F525A" w:rsidRDefault="00CB6460" w:rsidP="00CB6460">
      <w:pPr>
        <w:snapToGrid w:val="0"/>
        <w:spacing w:after="80" w:line="240" w:lineRule="auto"/>
      </w:pPr>
      <w:r w:rsidRPr="002F525A">
        <w:t>L’objectif est donc de tirer parti des prélèvements effectués sur les CGD pour analyser :</w:t>
      </w:r>
    </w:p>
    <w:p w14:paraId="26F3C13D" w14:textId="77777777" w:rsidR="00CB6460" w:rsidRPr="002F525A" w:rsidRDefault="00CB6460" w:rsidP="00CB6460">
      <w:pPr>
        <w:numPr>
          <w:ilvl w:val="0"/>
          <w:numId w:val="16"/>
        </w:numPr>
        <w:snapToGrid w:val="0"/>
        <w:spacing w:after="80" w:line="240" w:lineRule="auto"/>
      </w:pPr>
      <w:r w:rsidRPr="002F525A">
        <w:t>L’hémolyse induite par le circuit de perfusion normothermique.</w:t>
      </w:r>
    </w:p>
    <w:p w14:paraId="18864184" w14:textId="3B15BD52" w:rsidR="00CB6460" w:rsidRPr="002F525A" w:rsidRDefault="00CB6460" w:rsidP="00B01C3B">
      <w:pPr>
        <w:numPr>
          <w:ilvl w:val="0"/>
          <w:numId w:val="16"/>
        </w:numPr>
        <w:snapToGrid w:val="0"/>
        <w:spacing w:after="80" w:line="240" w:lineRule="auto"/>
      </w:pPr>
      <w:r w:rsidRPr="002F525A">
        <w:t>Les variations d’hémolyse en fonction du type de pompe et des débits appliqués.</w:t>
      </w:r>
    </w:p>
    <w:p w14:paraId="5E3D3992" w14:textId="7ECB887F" w:rsidR="00B01C3B" w:rsidRPr="00B01C3B" w:rsidRDefault="00B01C3B" w:rsidP="00B01C3B">
      <w:pPr>
        <w:snapToGrid w:val="0"/>
        <w:spacing w:after="80" w:line="240" w:lineRule="auto"/>
      </w:pPr>
      <w:r>
        <w:t xml:space="preserve">La perfusion du greffon nécessite deux pompes à pression contrôlée, nécessaires à la génération du débit. La plupart des machines utilisent des pompes centrifuges ou à galet, pouvant générer un flux continu ou pulsatile </w:t>
      </w:r>
      <w:r w:rsidR="00CB6460">
        <w:fldChar w:fldCharType="begin"/>
      </w:r>
      <w:r w:rsidR="002F525A">
        <w:instrText xml:space="preserve"> ADDIN ZOTERO_ITEM CSL_CITATION {"citationID":"dPTLmAPt","properties":{"formattedCitation":"(17\\uc0\\u8211{}19)","plainCitation":"(17–19)","noteIndex":0},"citationItems":[{"id":502,"uris":["http://zotero.org/users/6327427/items/365IUL3I"],"itemData":{"id":502,"type":"article-journal","abstract":"Hemolysis is one of the important performance parameters of blood pumps. However, comparisons of published data are compromised by the different test methods used. This article reports the results obtained when testing four non-pulsatile blood pumps (Roller pump, Biopump Model 600, Biopump BP-80, Hemadyne pump) in the identical test circuit under the same hemodynamic conditions. A closed test circuit was composed of a flexible bag reservoir and two short tubes for connection to the pump head. The priming volume was 1 L, and the total surface area was 950 cm2. Fresh blood from a fasted calf was directly primed into the circuit and maintained at 37° C. It was pumped at 6 L/min for 12 hr against a 100 mmHg afterload. The hemolysis index (HI), defined as grams of hemoglobin released per 100 L pumped, was calculated from a curve fit to the hourly data. Each pump was tested five times. The mean HI obtained ranged from 0.0467 for the roller pump to 0.0076 for the Biopump BP-80. There was no statistically significant difference among the three centrifugal pumps tested.","container-title":"ASAIO Journal","ISSN":"1058-2916","issue":"3","language":"en-US","page":"500","source":"journals.lww.com","title":"A Comparative Study of Four Nonpulsatile Pumps","volume":"34","author":[{"family":"Oku","given":"Takahiko"},{"family":"Harasaki","given":"Hiroaki"},{"family":"Smith","given":"William"},{"family":"Nosé","given":"Yukihiko"}],"issued":{"date-parts":[["1988",9]]}}},{"id":506,"uris":["http://zotero.org/users/6327427/items/S9PTI2QP"],"itemData":{"id":506,"type":"article-journal","abstract":"A Biomedicus centrifugal pump and a Polystan roller pump were compared in vitro with regard to differences in haemolysis, granulocyte and complement activation. Six circuits of tubing and oxygenators were connected to each pump. Heparinized fresh human blood was circulated for 72 hours in the systems. Blood samples were drawn at defined intervals. Haemolysis was assessed by determination of lactate dehydrogenase (LD) and potassium, and granulocyte activation by quantification of the granulocyte proteins calprotectin, lactoferrin and myeloperoxidase. Complement activation was assessed by measuring C3 activation products (C3b, iC3b and C3c), and the terminal C5b-9 complement complex (TCC). The results indicate more haemolysis and complement activation in the roller pump group, revealed by significantly higher concentrations of LD, potassium, C3 activation products and TCC. Calprotectin, lactoferrin and myeloperoxidase were all significantly increased in both groups, but the rise appeared earlier in the roller pump group. The concentrations of LD and potassium both correlated significantly with C3 activation products, indicating that complement activation may at least partly be responsible for the haemolysis.","container-title":"Perfusion","DOI":"10.1177/026765919400900205","ISSN":"0267-6591","issue":"2","journalAbbreviation":"Perfusion","language":"eng","note":"PMID: 7919596","page":"109-117","source":"PubMed","title":"Roller and centrifugal pumps compared in vitro with regard to haemolysis, granulocyte and complement activation","volume":"9","author":[{"family":"Moen","given":"O."},{"family":"Fosse","given":"E."},{"family":"Bråten","given":"J."},{"family":"Andersson","given":"C."},{"family":"Fagerhol","given":"M. K."},{"family":"Venge","given":"P."},{"family":"Høgåsen","given":"K."},{"family":"Mollnes","given":"T. E."}],"issued":{"date-parts":[["1994",3]]}}},{"id":479,"uris":["http://zotero.org/users/6327427/items/ZLE9IYK5"],"itemData":{"id":479,"type":"article-journal","abstract":"The purpose of this study is to measure and compare the hemolysis produced by roller pumps with varied occlusion settings and a centrifugal pump. The null hypothesis is that there is no difference in the Index of Hemolysis (IH=gm Hb/100 L pumped) produced by a roller pump (RP) at four different occlusion settings and a centrifugal pump (CP) at the same blood flow rate (4.5 Llmin) and afterload (250 mmHg, ±10 mmHg) over three hours.","container-title":"The Journal of ExtraCorporeal Technology","DOI":"10.1051/ject/199729115","ISSN":"0022-1058, 2969-8960","issue":"1","journalAbbreviation":"J Extra Corpor Technol","language":"en","license":"https://www.edpsciences.org/en/authors/copyright-and-licensing","page":"15-18","source":"DOI.org (Crossref)","title":"An Under-Occluded Roller Pump is Less Hemolytic Than a Centrifugal Pump","volume":"29","author":[{"family":"Rawn","given":"Oj"},{"family":"Harris","given":"Hk"},{"family":"Riley","given":"Jb"},{"family":"Yoda","given":"On"},{"family":"Blackwell","given":"Mm"}],"issued":{"date-parts":[["1997",3]]}}}],"schema":"https://github.com/citation-style-language/schema/raw/master/csl-citation.json"} </w:instrText>
      </w:r>
      <w:r w:rsidR="00CB6460">
        <w:fldChar w:fldCharType="separate"/>
      </w:r>
      <w:r w:rsidR="002F525A" w:rsidRPr="002F525A">
        <w:rPr>
          <w:rFonts w:ascii="Calibri" w:hAnsi="Calibri" w:cs="Calibri"/>
          <w:szCs w:val="24"/>
        </w:rPr>
        <w:t>(17–19)</w:t>
      </w:r>
      <w:r w:rsidR="00CB6460">
        <w:fldChar w:fldCharType="end"/>
      </w:r>
      <w:r w:rsidR="00CB6460">
        <w:t xml:space="preserve">. L’action mécanique exercée par ces pompes peut être responsable de l’hémolyse des globules rouges </w:t>
      </w:r>
      <w:r w:rsidR="00CB6460">
        <w:fldChar w:fldCharType="begin"/>
      </w:r>
      <w:r w:rsidR="002F525A">
        <w:instrText xml:space="preserve"> ADDIN ZOTERO_ITEM CSL_CITATION {"citationID":"m33qMUn4","properties":{"formattedCitation":"(18\\uc0\\u8211{}20)","plainCitation":"(18–20)","noteIndex":0},"citationItems":[{"id":506,"uris":["http://zotero.org/users/6327427/items/S9PTI2QP"],"itemData":{"id":506,"type":"article-journal","abstract":"A Biomedicus centrifugal pump and a Polystan roller pump were compared in vitro with regard to differences in haemolysis, granulocyte and complement activation. Six circuits of tubing and oxygenators were connected to each pump. Heparinized fresh human blood was circulated for 72 hours in the systems. Blood samples were drawn at defined intervals. Haemolysis was assessed by determination of lactate dehydrogenase (LD) and potassium, and granulocyte activation by quantification of the granulocyte proteins calprotectin, lactoferrin and myeloperoxidase. Complement activation was assessed by measuring C3 activation products (C3b, iC3b and C3c), and the terminal C5b-9 complement complex (TCC). The results indicate more haemolysis and complement activation in the roller pump group, revealed by significantly higher concentrations of LD, potassium, C3 activation products and TCC. Calprotectin, lactoferrin and myeloperoxidase were all significantly increased in both groups, but the rise appeared earlier in the roller pump group. The concentrations of LD and potassium both correlated significantly with C3 activation products, indicating that complement activation may at least partly be responsible for the haemolysis.","container-title":"Perfusion","DOI":"10.1177/026765919400900205","ISSN":"0267-6591","issue":"2","journalAbbreviation":"Perfusion","language":"eng","note":"PMID: 7919596","page":"109-117","source":"PubMed","title":"Roller and centrifugal pumps compared in vitro with regard to haemolysis, granulocyte and complement activation","volume":"9","author":[{"family":"Moen","given":"O."},{"family":"Fosse","given":"E."},{"family":"Bråten","given":"J."},{"family":"Andersson","given":"C."},{"family":"Fagerhol","given":"M. K."},{"family":"Venge","given":"P."},{"family":"Høgåsen","given":"K."},{"family":"Mollnes","given":"T. E."}],"issued":{"date-parts":[["1994",3]]}}},{"id":479,"uris":["http://zotero.org/users/6327427/items/ZLE9IYK5"],"itemData":{"id":479,"type":"article-journal","abstract":"The purpose of this study is to measure and compare the hemolysis produced by roller pumps with varied occlusion settings and a centrifugal pump. The null hypothesis is that there is no difference in the Index of Hemolysis (IH=gm Hb/100 L pumped) produced by a roller pump (RP) at four different occlusion settings and a centrifugal pump (CP) at the same blood flow rate (4.5 Llmin) and afterload (250 mmHg, ±10 mmHg) over three hours.","container-title":"The Journal of ExtraCorporeal Technology","DOI":"10.1051/ject/199729115","ISSN":"0022-1058, 2969-8960","issue":"1","journalAbbreviation":"J Extra Corpor Technol","language":"en","license":"https://www.edpsciences.org/en/authors/copyright-and-licensing","page":"15-18","source":"DOI.org (Crossref)","title":"An Under-Occluded Roller Pump is Less Hemolytic Than a Centrifugal Pump","volume":"29","author":[{"family":"Rawn","given":"Oj"},{"family":"Harris","given":"Hk"},{"family":"Riley","given":"Jb"},{"family":"Yoda","given":"On"},{"family":"Blackwell","given":"Mm"}],"issued":{"date-parts":[["1997",3]]}}},{"id":500,"uris":["http://zotero.org/users/6327427/items/FBTRTPVR"],"itemData":{"id":500,"type":"article-journal","abstract":"Two Bio-Medicus BP-50 centrifugal pumps and two roller pumps were tested simultaneously with porcine blood at 21 degrees +/- 1 degree C in four in vitro circuits to determine the effect of four combinations of flow and pressure conditions on blood damage. Flows of 300 ml/min (1/4-inch inner-diameter tubing in the roller pump) and 1775 ml/min (1/2-inch inner-diameter tubing in the roller pump) and pressure differences across the pump (delta P = outlet pressure--inlet pressure) of 215 mm Hg (n = 6) and 345 mm Hg (n = 5) were examined. The index of hemolysis (milligrams plasma hemoglobin per 100 L blood pumped) for the BP-50 pump was higher at a flow of 300 ml/min than at a flow of 1775 ml/min (p &lt; 0.0002). At 300 ml/min, the index of hemolysis for the BP-50 pump tended to be higher at 345 mm Hg than at 215 mm Hg (mean +/- standard error of the mean, 135 +/- 22 versus 88 +/- 9, p = 0.059). At 1775 ml/min, there was no difference in the index of hemolysis for the BP-50 pump between 215 and 345 mm Hg (37 +/- 7 versus 29 +/- 5, p = 0.32). With the roller pump, the index of hemolysis was higher at a flow of 300 ml/min than at a flow of 1775 ml/min (p &lt; 0.036), but there was no difference in the indexes of hemolysis between 215 and 345 mm Hg at 300 ml/min (60 +/- 9 versus 61 +/- 11, p = 0.93) or at 1775 ml/min (40 +/- 6 versus 36 +/- 6, p = 0.61). Comparison between the two types of pumps showed that the index of hemolysis was significantly higher for the BP-50 than for the roller pump at a flow of 300 ml/min and a delta P of 215 mm Hg (88 +/- 9 versus 60 +/- 9, p = 0.009), as well as at a flow of 300 ml/min and a delta P of 345 mm Hg (135 +/- 22 versus 61 +/- 11, p = 0.001). At a flow of 1775 ml/min, there was no difference in the index of hemolysis between the two pumps at either pressure condition.(ABSTRACT TRUNCATED AT 250 WORDS)","container-title":"The Journal of Thoracic and Cardiovascular Surgery","ISSN":"0022-5223","issue":"6","journalAbbreviation":"J Thorac Cardiovasc Surg","language":"eng","note":"PMID: 8246582","page":"997-1007","source":"PubMed","title":"The effects of pressure and flow on hemolysis caused by Bio-Medicus centrifugal pumps and roller pumps. Guidelines for choosing a blood pump","volume":"106","author":[{"family":"Tamari","given":"Y."},{"family":"Lee-Sensiba","given":"K."},{"family":"Leonard","given":"E. F."},{"family":"Parnell","given":"V."},{"family":"Tortolani","given":"A. J."}],"issued":{"date-parts":[["1993",12]]}}}],"schema":"https://github.com/citation-style-language/schema/raw/master/csl-citation.json"} </w:instrText>
      </w:r>
      <w:r w:rsidR="00CB6460">
        <w:fldChar w:fldCharType="separate"/>
      </w:r>
      <w:r w:rsidR="002F525A" w:rsidRPr="002F525A">
        <w:rPr>
          <w:rFonts w:ascii="Calibri" w:hAnsi="Calibri" w:cs="Calibri"/>
          <w:szCs w:val="24"/>
        </w:rPr>
        <w:t>(18–20)</w:t>
      </w:r>
      <w:r w:rsidR="00CB6460">
        <w:fldChar w:fldCharType="end"/>
      </w:r>
      <w:r w:rsidR="00CB6460">
        <w:t xml:space="preserve">. La relation entre type de pompes et hémolyse est mal étudiée, et d’autres facteurs cités ci-dessous peuvent aussi influencer l’hémolyse </w:t>
      </w:r>
      <w:r w:rsidR="00CB6460">
        <w:fldChar w:fldCharType="begin"/>
      </w:r>
      <w:r w:rsidR="00A61E20">
        <w:instrText xml:space="preserve"> ADDIN ZOTERO_ITEM CSL_CITATION {"citationID":"atlFkr4W","properties":{"formattedCitation":"(9,12,13)","plainCitation":"(9,12,13)","dontUpdate":true,"noteIndex":0},"citationItems":[{"id":502,"uris":["http://zotero.org/users/6327427/items/365IUL3I"],"itemData":{"id":502,"type":"article-journal","abstract":"Hemolysis is one of the important performance parameters of blood pumps. However, comparisons of published data are compromised by the different test methods used. This article reports the results obtained when testing four non-pulsatile blood pumps (Roller pump, Biopump Model 600, Biopump BP-80, Hemadyne pump) in the identical test circuit under the same hemodynamic conditions. A closed test circuit was composed of a flexible bag reservoir and two short tubes for connection to the pump head. The priming volume was 1 L, and the total surface area was 950 cm2. Fresh blood from a fasted calf was directly primed into the circuit and maintained at 37° C. It was pumped at 6 L/min for 12 hr against a 100 mmHg afterload. The hemolysis index (HI), defined as grams of hemoglobin released per 100 L pumped, was calculated from a curve fit to the hourly data. Each pump was tested five times. The mean HI obtained ranged from 0.0467 for the roller pump to 0.0076 for the Biopump BP-80. There was no statistically significant difference among the three centrifugal pumps tested.","container-title":"ASAIO Journal","ISSN":"1058-2916","issue":"3","language":"en-US","page":"500","source":"journals.lww.com","title":"A Comparative Study of Four Nonpulsatile Pumps","volume":"34","author":[{"family":"Oku","given":"Takahiko"},{"family":"Harasaki","given":"Hiroaki"},{"family":"Smith","given":"William"},{"family":"Nosé","given":"Yukihiko"}],"issued":{"date-parts":[["1988",9]]}}},{"id":500,"uris":["http://zotero.org/users/6327427/items/FBTRTPVR"],"itemData":{"id":500,"type":"article-journal","abstract":"Two Bio-Medicus BP-50 centrifugal pumps and two roller pumps were tested simultaneously with porcine blood at 21 degrees +/- 1 degree C in four in vitro circuits to determine the effect of four combinations of flow and pressure conditions on blood damage. Flows of 300 ml/min (1/4-inch inner-diameter tubing in the roller pump) and 1775 ml/min (1/2-inch inner-diameter tubing in the roller pump) and pressure differences across the pump (delta P = outlet pressure--inlet pressure) of 215 mm Hg (n = 6) and 345 mm Hg (n = 5) were examined. The index of hemolysis (milligrams plasma hemoglobin per 100 L blood pumped) for the BP-50 pump was higher at a flow of 300 ml/min than at a flow of 1775 ml/min (p &lt; 0.0002). At 300 ml/min, the index of hemolysis for the BP-50 pump tended to be higher at 345 mm Hg than at 215 mm Hg (mean +/- standard error of the mean, 135 +/- 22 versus 88 +/- 9, p = 0.059). At 1775 ml/min, there was no difference in the index of hemolysis for the BP-50 pump between 215 and 345 mm Hg (37 +/- 7 versus 29 +/- 5, p = 0.32). With the roller pump, the index of hemolysis was higher at a flow of 300 ml/min than at a flow of 1775 ml/min (p &lt; 0.036), but there was no difference in the indexes of hemolysis between 215 and 345 mm Hg at 300 ml/min (60 +/- 9 versus 61 +/- 11, p = 0.93) or at 1775 ml/min (40 +/- 6 versus 36 +/- 6, p = 0.61). Comparison between the two types of pumps showed that the index of hemolysis was significantly higher for the BP-50 than for the roller pump at a flow of 300 ml/min and a delta P of 215 mm Hg (88 +/- 9 versus 60 +/- 9, p = 0.009), as well as at a flow of 300 ml/min and a delta P of 345 mm Hg (135 +/- 22 versus 61 +/- 11, p = 0.001). At a flow of 1775 ml/min, there was no difference in the index of hemolysis between the two pumps at either pressure condition.(ABSTRACT TRUNCATED AT 250 WORDS)","container-title":"The Journal of Thoracic and Cardiovascular Surgery","ISSN":"0022-5223","issue":"6","journalAbbreviation":"J Thorac Cardiovasc Surg","language":"eng","note":"PMID: 8246582","page":"997-1007","source":"PubMed","title":"The effects of pressure and flow on hemolysis caused by Bio-Medicus centrifugal pumps and roller pumps. Guidelines for choosing a blood pump","volume":"106","author":[{"family":"Tamari","given":"Y."},{"family":"Lee-Sensiba","given":"K."},{"family":"Leonard","given":"E. F."},{"family":"Parnell","given":"V."},{"family":"Tortolani","given":"A. J."}],"issued":{"date-parts":[["1993",12]]}}},{"id":498,"uris":["http://zotero.org/users/6327427/items/KCUW6P7D"],"itemData":{"id":498,"type":"article-journal","abstract":"In this review, we summarize the best available evidence to guide the conduct of adult cardiopulmonary bypass (CPB) to achieve “optimal” perfusion. At the present time, there is considerable controversy relating to appropriate management of physiologic variables during CPB. Low-risk patients tolerate mean arterial blood pressures of 50–60 mm Hg without apparent complications, although limited data suggest that higher-risk patients may benefit from mean arterial blood pressures &gt;70 mm Hg. The optimal hematocrit on CPB has not been defined, with large data-based investigations demonstrating that both severe hemodilution and transfusion of packed red blood cells increase the risk of adverse postoperative outcomes. Oxygen delivery is determined by the pump flow rate and the arterial oxygen content and organ injury may be prevented during more severe hemodilutional anemia by increasing pump flow rates. Furthermore, the optimal temperature during CPB likely varies with physiologic goals, and recent data suggest that aggressive rewarming practices may contribute to neurologic injury. The design of components of the CPB circuit may also influence tissue perfusion and outcomes. Although there are theoretical advantages to centrifugal blood pumps over roller pumps, it has been difficult to demonstrate that the use of centrifugal pumps improves clinical outcomes. Heparin coating of the CPB circuit may attenuate inflammatory and coagulation pathways, but has not been clearly demonstrated to reduce major morbidity and mortality. Similarly, no distinct clinical benefits have been observed when open venous reservoirs have been compared to closed systems. In conclusion, there are currently limited data upon which to confidently make strong recommendations regarding how to conduct optimal CPB. There is a critical need for randomized trials assessing clinically significant outcomes, particularly in high-risk patients.","container-title":"Anesthesia &amp; Analgesia","DOI":"10.1213/ane.0b013e3181875e2e","ISSN":"0003-2999","issue":"5","language":"en-US","page":"1394","source":"journals.lww.com","title":"Optimal Perfusion During Cardiopulmonary Bypass: An Evidence-Based Approach","title-short":"Optimal Perfusion During Cardiopulmonary Bypass","volume":"108","author":[{"family":"Murphy","given":"Glenn S."},{"family":"Hessel","given":"Eugene A. II"},{"family":"Groom","given":"Robert C."}],"issued":{"date-parts":[["2009",5]]}}}],"schema":"https://github.com/citation-style-language/schema/raw/master/csl-citation.json"} </w:instrText>
      </w:r>
      <w:r w:rsidR="00CB6460">
        <w:fldChar w:fldCharType="separate"/>
      </w:r>
      <w:r w:rsidR="00CB6460">
        <w:rPr>
          <w:noProof/>
        </w:rPr>
        <w:t>(12,13)</w:t>
      </w:r>
      <w:r w:rsidR="00CB6460">
        <w:fldChar w:fldCharType="end"/>
      </w:r>
      <w:r w:rsidR="00CB6460">
        <w:t xml:space="preserve">. </w:t>
      </w:r>
    </w:p>
    <w:p w14:paraId="7634D323" w14:textId="5F8791D2" w:rsidR="00CB6460" w:rsidRPr="00CB6460" w:rsidRDefault="00CB6460" w:rsidP="00B01C3B">
      <w:pPr>
        <w:snapToGrid w:val="0"/>
        <w:spacing w:after="80" w:line="240" w:lineRule="auto"/>
      </w:pPr>
      <w:r w:rsidRPr="00B01C3B">
        <w:t>L’évaluation de l’hémolyse sera réalisée par la mesure de l’index d’hémolyse, qui repose sur l’analyse de l’hémoglobine libre plasmatique à différentes étapes du circuit de perfusion.</w:t>
      </w:r>
    </w:p>
    <w:p w14:paraId="32732B7D" w14:textId="7FFBB3FC" w:rsidR="00B01C3B" w:rsidRPr="002F525A" w:rsidRDefault="00B01C3B" w:rsidP="00B01C3B">
      <w:pPr>
        <w:snapToGrid w:val="0"/>
        <w:spacing w:after="80" w:line="240" w:lineRule="auto"/>
      </w:pPr>
      <w:r w:rsidRPr="002F525A">
        <w:t>Les facteurs influençant l’hémolyse seront analysés en fonction :</w:t>
      </w:r>
    </w:p>
    <w:p w14:paraId="07582E42" w14:textId="77777777" w:rsidR="00B01C3B" w:rsidRPr="002F525A" w:rsidRDefault="00B01C3B" w:rsidP="00B01C3B">
      <w:pPr>
        <w:numPr>
          <w:ilvl w:val="0"/>
          <w:numId w:val="15"/>
        </w:numPr>
        <w:snapToGrid w:val="0"/>
        <w:spacing w:after="80" w:line="240" w:lineRule="auto"/>
      </w:pPr>
      <w:r w:rsidRPr="002F525A">
        <w:t>Du type de pompe utilisée :</w:t>
      </w:r>
    </w:p>
    <w:p w14:paraId="5CF35744" w14:textId="619FA671" w:rsidR="00B01C3B" w:rsidRPr="002F525A" w:rsidRDefault="00B01C3B" w:rsidP="00B01C3B">
      <w:pPr>
        <w:numPr>
          <w:ilvl w:val="1"/>
          <w:numId w:val="15"/>
        </w:numPr>
        <w:snapToGrid w:val="0"/>
        <w:spacing w:after="80" w:line="240" w:lineRule="auto"/>
      </w:pPr>
      <w:r w:rsidRPr="002F525A">
        <w:t>Pompes centrifuges</w:t>
      </w:r>
      <w:ins w:id="10" w:author="Claire Goumard" w:date="2025-04-09T14:45:00Z" w16du:dateUtc="2025-04-09T12:45:00Z">
        <w:r w:rsidR="00D538E4">
          <w:t xml:space="preserve"> (machine de perfusion </w:t>
        </w:r>
        <w:proofErr w:type="spellStart"/>
        <w:r w:rsidR="00D538E4">
          <w:t>Liver</w:t>
        </w:r>
        <w:proofErr w:type="spellEnd"/>
        <w:r w:rsidR="00D538E4">
          <w:t xml:space="preserve"> Assist </w:t>
        </w:r>
        <w:proofErr w:type="spellStart"/>
        <w:r w:rsidR="00D538E4">
          <w:t>XVivo</w:t>
        </w:r>
        <w:proofErr w:type="spellEnd"/>
        <w:r w:rsidR="00D538E4">
          <w:t>)</w:t>
        </w:r>
      </w:ins>
      <w:r w:rsidRPr="002F525A">
        <w:t>.</w:t>
      </w:r>
    </w:p>
    <w:p w14:paraId="7E67BBDE" w14:textId="163EFEF1" w:rsidR="00B01C3B" w:rsidRPr="002F525A" w:rsidRDefault="00B01C3B" w:rsidP="00B01C3B">
      <w:pPr>
        <w:numPr>
          <w:ilvl w:val="1"/>
          <w:numId w:val="15"/>
        </w:numPr>
        <w:snapToGrid w:val="0"/>
        <w:spacing w:after="80" w:line="240" w:lineRule="auto"/>
      </w:pPr>
      <w:r w:rsidRPr="002F525A">
        <w:t>Pompes à galet</w:t>
      </w:r>
      <w:ins w:id="11" w:author="Claire Goumard" w:date="2025-04-09T14:44:00Z" w16du:dateUtc="2025-04-09T12:44:00Z">
        <w:r w:rsidR="00D538E4">
          <w:t xml:space="preserve"> (machine expérimentale PSL, </w:t>
        </w:r>
        <w:proofErr w:type="spellStart"/>
        <w:r w:rsidR="00D538E4">
          <w:t>Scatton</w:t>
        </w:r>
        <w:proofErr w:type="spellEnd"/>
        <w:r w:rsidR="00D538E4">
          <w:t xml:space="preserve"> </w:t>
        </w:r>
      </w:ins>
      <w:ins w:id="12" w:author="Claire Goumard" w:date="2025-04-09T14:45:00Z" w16du:dateUtc="2025-04-09T12:45:00Z">
        <w:r w:rsidR="00D538E4">
          <w:t xml:space="preserve">… </w:t>
        </w:r>
        <w:proofErr w:type="spellStart"/>
        <w:r w:rsidR="00D538E4">
          <w:t>Goumard</w:t>
        </w:r>
        <w:proofErr w:type="spellEnd"/>
        <w:r w:rsidR="00D538E4">
          <w:t xml:space="preserve"> </w:t>
        </w:r>
      </w:ins>
      <w:ins w:id="13" w:author="Claire Goumard" w:date="2025-04-09T14:44:00Z" w16du:dateUtc="2025-04-09T12:44:00Z">
        <w:r w:rsidR="00D538E4">
          <w:t xml:space="preserve">et al. </w:t>
        </w:r>
        <w:proofErr w:type="spellStart"/>
        <w:r w:rsidR="00D538E4">
          <w:t>Artif</w:t>
        </w:r>
        <w:proofErr w:type="spellEnd"/>
        <w:r w:rsidR="00D538E4">
          <w:t xml:space="preserve"> </w:t>
        </w:r>
        <w:proofErr w:type="spellStart"/>
        <w:r w:rsidR="00D538E4">
          <w:t>Organs</w:t>
        </w:r>
        <w:proofErr w:type="spellEnd"/>
        <w:r w:rsidR="00D538E4">
          <w:t>)</w:t>
        </w:r>
      </w:ins>
    </w:p>
    <w:p w14:paraId="6C9F30A0" w14:textId="77777777" w:rsidR="00B01C3B" w:rsidRPr="002F525A" w:rsidRDefault="00B01C3B" w:rsidP="00B01C3B">
      <w:pPr>
        <w:numPr>
          <w:ilvl w:val="0"/>
          <w:numId w:val="15"/>
        </w:numPr>
        <w:snapToGrid w:val="0"/>
        <w:spacing w:after="80" w:line="240" w:lineRule="auto"/>
      </w:pPr>
      <w:r w:rsidRPr="002F525A">
        <w:t>De la durée de la perfusion.</w:t>
      </w:r>
    </w:p>
    <w:p w14:paraId="3219696E" w14:textId="77777777" w:rsidR="00B01C3B" w:rsidRPr="002F525A" w:rsidRDefault="00B01C3B" w:rsidP="00B01C3B">
      <w:pPr>
        <w:numPr>
          <w:ilvl w:val="0"/>
          <w:numId w:val="15"/>
        </w:numPr>
        <w:snapToGrid w:val="0"/>
        <w:spacing w:after="80" w:line="240" w:lineRule="auto"/>
      </w:pPr>
      <w:r w:rsidRPr="002F525A">
        <w:t>Du débit de circulation du liquide de perfusion.</w:t>
      </w:r>
    </w:p>
    <w:p w14:paraId="13EE6BD1" w14:textId="77777777" w:rsidR="00B01C3B" w:rsidRPr="002F525A" w:rsidRDefault="00B01C3B" w:rsidP="00B01C3B">
      <w:pPr>
        <w:numPr>
          <w:ilvl w:val="0"/>
          <w:numId w:val="15"/>
        </w:numPr>
        <w:snapToGrid w:val="0"/>
        <w:spacing w:after="80" w:line="240" w:lineRule="auto"/>
      </w:pPr>
      <w:r w:rsidRPr="002F525A">
        <w:t>Des différences de pression entre l’entrée et la sortie de la machine.</w:t>
      </w:r>
    </w:p>
    <w:p w14:paraId="622E775F" w14:textId="77777777" w:rsidR="00B01C3B" w:rsidRPr="002F525A" w:rsidRDefault="00B01C3B" w:rsidP="00B01C3B">
      <w:pPr>
        <w:snapToGrid w:val="0"/>
        <w:spacing w:after="80" w:line="240" w:lineRule="auto"/>
      </w:pPr>
      <w:r w:rsidRPr="002F525A">
        <w:t>Cette étude apportera des données essentielles pour optimiser les protocoles de perfusion normothermique et réduire l’impact de l’hémolyse sur la qualité des greffons avant transplantation</w:t>
      </w:r>
    </w:p>
    <w:p w14:paraId="652ED609" w14:textId="35C33D74" w:rsidR="00EA2190" w:rsidRDefault="00EA2190" w:rsidP="00EA2190">
      <w:pPr>
        <w:keepNext/>
        <w:snapToGrid w:val="0"/>
        <w:spacing w:after="80" w:line="240" w:lineRule="auto"/>
      </w:pPr>
      <w:r>
        <w:rPr>
          <w:noProof/>
        </w:rPr>
        <w:lastRenderedPageBreak/>
        <mc:AlternateContent>
          <mc:Choice Requires="wps">
            <w:drawing>
              <wp:anchor distT="0" distB="0" distL="114300" distR="114300" simplePos="0" relativeHeight="251659264" behindDoc="0" locked="0" layoutInCell="1" allowOverlap="1" wp14:anchorId="1E195792" wp14:editId="5CBBE1A1">
                <wp:simplePos x="0" y="0"/>
                <wp:positionH relativeFrom="column">
                  <wp:posOffset>3572968</wp:posOffset>
                </wp:positionH>
                <wp:positionV relativeFrom="paragraph">
                  <wp:posOffset>2417342</wp:posOffset>
                </wp:positionV>
                <wp:extent cx="1403497" cy="184297"/>
                <wp:effectExtent l="0" t="0" r="6350" b="6350"/>
                <wp:wrapNone/>
                <wp:docPr id="1982094231" name="Rectangle 1"/>
                <wp:cNvGraphicFramePr/>
                <a:graphic xmlns:a="http://schemas.openxmlformats.org/drawingml/2006/main">
                  <a:graphicData uri="http://schemas.microsoft.com/office/word/2010/wordprocessingShape">
                    <wps:wsp>
                      <wps:cNvSpPr/>
                      <wps:spPr>
                        <a:xfrm>
                          <a:off x="0" y="0"/>
                          <a:ext cx="1403497" cy="18429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311C7C" id="Rectangle 1" o:spid="_x0000_s1026" style="position:absolute;margin-left:281.35pt;margin-top:190.35pt;width:110.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" fillcolor="white [3212]" stroked="f" strokeweight="1pt"/>
            </w:pict>
          </mc:Fallback>
        </mc:AlternateContent>
      </w:r>
      <w:r w:rsidRPr="00EA2190">
        <w:rPr>
          <w:noProof/>
        </w:rPr>
        <w:drawing>
          <wp:inline distT="0" distB="0" distL="0" distR="0" wp14:anchorId="076C9D6D" wp14:editId="17B2A2E0">
            <wp:extent cx="5760720" cy="2684145"/>
            <wp:effectExtent l="0" t="0" r="5080" b="0"/>
            <wp:docPr id="1598643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3786" name=""/>
                    <pic:cNvPicPr/>
                  </pic:nvPicPr>
                  <pic:blipFill>
                    <a:blip r:embed="rId14"/>
                    <a:stretch>
                      <a:fillRect/>
                    </a:stretch>
                  </pic:blipFill>
                  <pic:spPr>
                    <a:xfrm>
                      <a:off x="0" y="0"/>
                      <a:ext cx="5760720" cy="2684145"/>
                    </a:xfrm>
                    <a:prstGeom prst="rect">
                      <a:avLst/>
                    </a:prstGeom>
                  </pic:spPr>
                </pic:pic>
              </a:graphicData>
            </a:graphic>
          </wp:inline>
        </w:drawing>
      </w:r>
    </w:p>
    <w:p w14:paraId="5D557335" w14:textId="33B2E27E" w:rsidR="003F208B" w:rsidRDefault="00EA2190" w:rsidP="00EA2190">
      <w:pPr>
        <w:pStyle w:val="Caption"/>
        <w:jc w:val="center"/>
      </w:pPr>
      <w:r>
        <w:t xml:space="preserve">Figure </w:t>
      </w:r>
      <w:fldSimple w:instr=" SEQ Figure \* ARABIC ">
        <w:r>
          <w:rPr>
            <w:noProof/>
          </w:rPr>
          <w:t>2</w:t>
        </w:r>
      </w:fldSimple>
      <w:r>
        <w:t xml:space="preserve"> : A. Pompe à Galet ; B. Pompe centrifuge. D'après </w:t>
      </w:r>
      <w:r>
        <w:fldChar w:fldCharType="begin"/>
      </w:r>
      <w:r w:rsidR="002F525A">
        <w:instrText xml:space="preserve"> ADDIN ZOTERO_ITEM CSL_CITATION {"citationID":"RsZjfIGh","properties":{"formattedCitation":"(21)","plainCitation":"(21)","noteIndex":0},"citationItems":[{"id":498,"uris":["http://zotero.org/users/6327427/items/KCUW6P7D"],"itemData":{"id":498,"type":"article-journal","abstract":"In this review, we summarize the best available evidence to guide the conduct of adult cardiopulmonary bypass (CPB) to achieve “optimal” perfusion. At the present time, there is considerable controversy relating to appropriate management of physiologic variables during CPB. Low-risk patients tolerate mean arterial blood pressures of 50–60 mm Hg without apparent complications, although limited data suggest that higher-risk patients may benefit from mean arterial blood pressures &gt;70 mm Hg. The optimal hematocrit on CPB has not been defined, with large data-based investigations demonstrating that both severe hemodilution and transfusion of packed red blood cells increase the risk of adverse postoperative outcomes. Oxygen delivery is determined by the pump flow rate and the arterial oxygen content and organ injury may be prevented during more severe hemodilutional anemia by increasing pump flow rates. Furthermore, the optimal temperature during CPB likely varies with physiologic goals, and recent data suggest that aggressive rewarming practices may contribute to neurologic injury. The design of components of the CPB circuit may also influence tissue perfusion and outcomes. Although there are theoretical advantages to centrifugal blood pumps over roller pumps, it has been difficult to demonstrate that the use of centrifugal pumps improves clinical outcomes. Heparin coating of the CPB circuit may attenuate inflammatory and coagulation pathways, but has not been clearly demonstrated to reduce major morbidity and mortality. Similarly, no distinct clinical benefits have been observed when open venous reservoirs have been compared to closed systems. In conclusion, there are currently limited data upon which to confidently make strong recommendations regarding how to conduct optimal CPB. There is a critical need for randomized trials assessing clinically significant outcomes, particularly in high-risk patients.","container-title":"Anesthesia &amp; Analgesia","DOI":"10.1213/ane.0b013e3181875e2e","ISSN":"0003-2999","issue":"5","language":"en-US","page":"1394","source":"journals.lww.com","title":"Optimal Perfusion During Cardiopulmonary Bypass: An Evidence-Based Approach","title-short":"Optimal Perfusion During Cardiopulmonary Bypass","volume":"108","author":[{"family":"Murphy","given":"Glenn S."},{"family":"Hessel","given":"Eugene A. II"},{"family":"Groom","given":"Robert C."}],"issued":{"date-parts":[["2009",5]]}}}],"schema":"https://github.com/citation-style-language/schema/raw/master/csl-citation.json"} </w:instrText>
      </w:r>
      <w:r>
        <w:fldChar w:fldCharType="separate"/>
      </w:r>
      <w:r w:rsidR="002F525A" w:rsidRPr="002F525A">
        <w:rPr>
          <w:rFonts w:ascii="Calibri" w:hAnsi="Calibri" w:cs="Calibri"/>
        </w:rPr>
        <w:t>(21)</w:t>
      </w:r>
      <w:r>
        <w:fldChar w:fldCharType="end"/>
      </w:r>
      <w:r>
        <w:t>.</w:t>
      </w:r>
    </w:p>
    <w:p w14:paraId="47102E8B" w14:textId="77777777" w:rsidR="00EA2190" w:rsidRDefault="00EA2190" w:rsidP="00B01C3B">
      <w:pPr>
        <w:snapToGrid w:val="0"/>
        <w:spacing w:after="80" w:line="240" w:lineRule="auto"/>
      </w:pPr>
    </w:p>
    <w:p w14:paraId="53969264" w14:textId="77777777" w:rsidR="00EA2190" w:rsidRDefault="00EA2190" w:rsidP="00EA2190">
      <w:pPr>
        <w:keepNext/>
        <w:snapToGrid w:val="0"/>
        <w:spacing w:after="80" w:line="240" w:lineRule="auto"/>
      </w:pPr>
      <w:r>
        <w:fldChar w:fldCharType="begin"/>
      </w:r>
      <w:r>
        <w:instrText xml:space="preserve"> INCLUDEPICTURE "https://media.springernature.com/full/springer-static/image/art%3A10.1038%2Fs43856-024-00636-2/MediaObjects/43856_2024_636_Fig1_HTML.png" \* MERGEFORMATINET </w:instrText>
      </w:r>
      <w:r>
        <w:fldChar w:fldCharType="separate"/>
      </w:r>
      <w:r>
        <w:rPr>
          <w:noProof/>
        </w:rPr>
        <w:drawing>
          <wp:inline distT="0" distB="0" distL="0" distR="0" wp14:anchorId="43F2300C" wp14:editId="24FC23D5">
            <wp:extent cx="5760720" cy="3333115"/>
            <wp:effectExtent l="0" t="0" r="5080" b="0"/>
            <wp:docPr id="1026746662" name="Image 2"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333115"/>
                    </a:xfrm>
                    <a:prstGeom prst="rect">
                      <a:avLst/>
                    </a:prstGeom>
                    <a:noFill/>
                    <a:ln>
                      <a:noFill/>
                    </a:ln>
                  </pic:spPr>
                </pic:pic>
              </a:graphicData>
            </a:graphic>
          </wp:inline>
        </w:drawing>
      </w:r>
      <w:r>
        <w:fldChar w:fldCharType="end"/>
      </w:r>
    </w:p>
    <w:p w14:paraId="3231B05D" w14:textId="206AFC2B" w:rsidR="003F208B" w:rsidRDefault="00EA2190" w:rsidP="00EA2190">
      <w:pPr>
        <w:pStyle w:val="Caption"/>
        <w:jc w:val="center"/>
      </w:pPr>
      <w:r>
        <w:t xml:space="preserve">Figure </w:t>
      </w:r>
      <w:fldSimple w:instr=" SEQ Figure \* ARABIC ">
        <w:r>
          <w:rPr>
            <w:noProof/>
          </w:rPr>
          <w:t>3</w:t>
        </w:r>
      </w:fldSimple>
      <w:r>
        <w:t xml:space="preserve"> : Schéma d'une machine de perfusion normothermique, d'après </w:t>
      </w:r>
      <w:r>
        <w:fldChar w:fldCharType="begin"/>
      </w:r>
      <w:r w:rsidR="002F525A">
        <w:instrText xml:space="preserve"> ADDIN ZOTERO_ITEM CSL_CITATION {"citationID":"MrcVtrIL","properties":{"formattedCitation":"(22)","plainCitation":"(22)","noteIndex":0},"citationItems":[{"id":517,"uris":["http://zotero.org/users/6327427/items/AR5UFF45"],"itemData":{"id":517,"type":"article-journal","abstract":"Normothermic machine perfusion of donor livers has become standard practice in the field of transplantation, allowing the assessment of organs and safe extension of preservation times. Alongside its clinical uses, there has been expanding interest in extended normothermic machine perfusion (eNMP) of livers as a potential vehicle for medical research. Reproducible extended normothermic machine perfusion has remained elusive due to its increased complexity and monitoring requirements. We set out to develop a reproducible protocol for the extended normothermic machine perfusion of whole human livers.","container-title":"Communications Medicine","DOI":"10.1038/s43856-024-00636-2","ISSN":"2730-664X","issue":"1","journalAbbreviation":"Commun Med","language":"en","license":"2024 The Author(s)","note":"publisher: Nature Publishing Group","page":"1-12","source":"www.nature.com","title":"A reproducible extended ex-vivo normothermic machine liver perfusion protocol utilising improved nutrition and targeted vascular flows","volume":"4","author":[{"family":"Clarke","given":"George"},{"family":"Mao","given":"Jingwen"},{"family":"Hann","given":"Angus"},{"family":"Fan","given":"Yiyu"},{"family":"Gupta","given":"Amita"},{"family":"Nutu","given":"Anisa"},{"family":"Buckel Schaffner","given":"Erwin"},{"family":"Kayani","given":"Kayani"},{"family":"Murphy","given":"Nicholas"},{"family":"Bangash","given":"Mansoor N."},{"family":"Casey","given":"Anna L."},{"family":"Wootton","given":"Isla"},{"family":"Lawson","given":"Alexander J."},{"family":"Dasari","given":"Bobby V. M."},{"family":"Perera","given":"M. Thamara P. R."},{"family":"Mergental","given":"Hynek"},{"family":"Afford","given":"Simon C."}],"issued":{"date-parts":[["2024",10,24]]}}}],"schema":"https://github.com/citation-style-language/schema/raw/master/csl-citation.json"} </w:instrText>
      </w:r>
      <w:r>
        <w:fldChar w:fldCharType="separate"/>
      </w:r>
      <w:r w:rsidR="002F525A" w:rsidRPr="002F525A">
        <w:rPr>
          <w:rFonts w:ascii="Calibri" w:hAnsi="Calibri" w:cs="Calibri"/>
        </w:rPr>
        <w:t>(22)</w:t>
      </w:r>
      <w:r>
        <w:fldChar w:fldCharType="end"/>
      </w:r>
      <w:r>
        <w:t>.</w:t>
      </w:r>
    </w:p>
    <w:p w14:paraId="56A3158B" w14:textId="6A078D2C" w:rsidR="003F208B" w:rsidRDefault="002D697C" w:rsidP="00B01C3B">
      <w:pPr>
        <w:snapToGrid w:val="0"/>
        <w:spacing w:after="80" w:line="240" w:lineRule="auto"/>
      </w:pPr>
      <w:r>
        <w:rPr>
          <w:noProof/>
        </w:rPr>
        <mc:AlternateContent>
          <mc:Choice Requires="wps">
            <w:drawing>
              <wp:anchor distT="45720" distB="45720" distL="114300" distR="114300" simplePos="0" relativeHeight="251665408" behindDoc="0" locked="0" layoutInCell="1" allowOverlap="1" wp14:anchorId="3EBFC80C" wp14:editId="5E6A3FE3">
                <wp:simplePos x="0" y="0"/>
                <wp:positionH relativeFrom="margin">
                  <wp:posOffset>0</wp:posOffset>
                </wp:positionH>
                <wp:positionV relativeFrom="paragraph">
                  <wp:posOffset>265430</wp:posOffset>
                </wp:positionV>
                <wp:extent cx="5603240" cy="1404620"/>
                <wp:effectExtent l="0" t="0" r="16510" b="27305"/>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1404620"/>
                        </a:xfrm>
                        <a:prstGeom prst="rect">
                          <a:avLst/>
                        </a:prstGeom>
                        <a:solidFill>
                          <a:srgbClr val="FFFFFF"/>
                        </a:solidFill>
                        <a:ln w="9525">
                          <a:solidFill>
                            <a:srgbClr val="000000"/>
                          </a:solidFill>
                          <a:miter lim="800000"/>
                          <a:headEnd/>
                          <a:tailEnd/>
                        </a:ln>
                      </wps:spPr>
                      <wps:txbx>
                        <w:txbxContent>
                          <w:p w14:paraId="3B2177D7" w14:textId="77777777" w:rsidR="002D697C" w:rsidRDefault="002D697C" w:rsidP="002D697C">
                            <w:pPr>
                              <w:rPr>
                                <w:b/>
                                <w:bCs/>
                                <w:u w:val="single"/>
                              </w:rPr>
                            </w:pPr>
                            <w:r w:rsidRPr="002D697C">
                              <w:rPr>
                                <w:b/>
                                <w:bCs/>
                                <w:u w:val="single"/>
                              </w:rPr>
                              <w:t xml:space="preserve">Participation de l’étudiant : </w:t>
                            </w:r>
                          </w:p>
                          <w:p w14:paraId="1E380364" w14:textId="5CEEC477" w:rsidR="002D697C" w:rsidRPr="002D697C" w:rsidRDefault="009C73DC" w:rsidP="002D697C">
                            <w:pPr>
                              <w:pStyle w:val="ListParagraph"/>
                              <w:numPr>
                                <w:ilvl w:val="0"/>
                                <w:numId w:val="28"/>
                              </w:numPr>
                              <w:rPr>
                                <w:b/>
                                <w:bCs/>
                                <w:u w:val="single"/>
                              </w:rPr>
                            </w:pPr>
                            <w:r>
                              <w:t>Utilisation d</w:t>
                            </w:r>
                            <w:ins w:id="14" w:author="Claire Goumard" w:date="2025-04-09T14:45:00Z" w16du:dateUtc="2025-04-09T12:45:00Z">
                              <w:r w:rsidR="00D538E4">
                                <w:t>e</w:t>
                              </w:r>
                            </w:ins>
                            <w:del w:id="15" w:author="Claire Goumard" w:date="2025-04-09T14:45:00Z" w16du:dateUtc="2025-04-09T12:45:00Z">
                              <w:r w:rsidDel="00D538E4">
                                <w:delText>e</w:delText>
                              </w:r>
                            </w:del>
                            <w:r>
                              <w:t xml:space="preserve"> </w:t>
                            </w:r>
                            <w:ins w:id="16" w:author="Claire Goumard" w:date="2025-04-09T14:45:00Z" w16du:dateUtc="2025-04-09T12:45:00Z">
                              <w:r w:rsidR="00D538E4">
                                <w:t>2</w:t>
                              </w:r>
                            </w:ins>
                            <w:del w:id="17" w:author="Claire Goumard" w:date="2025-04-09T14:45:00Z" w16du:dateUtc="2025-04-09T12:45:00Z">
                              <w:r w:rsidDel="00D538E4">
                                <w:delText>la</w:delText>
                              </w:r>
                            </w:del>
                            <w:r>
                              <w:t xml:space="preserve"> machine</w:t>
                            </w:r>
                            <w:ins w:id="18" w:author="Claire Goumard" w:date="2025-04-09T14:45:00Z" w16du:dateUtc="2025-04-09T12:45:00Z">
                              <w:r w:rsidR="00D538E4">
                                <w:t>s</w:t>
                              </w:r>
                            </w:ins>
                            <w:r>
                              <w:t xml:space="preserve"> de</w:t>
                            </w:r>
                            <w:r w:rsidR="00A955BC">
                              <w:t xml:space="preserve"> perfusion normothermique</w:t>
                            </w:r>
                            <w:ins w:id="19" w:author="Claire Goumard" w:date="2025-04-09T14:46:00Z" w16du:dateUtc="2025-04-09T12:46:00Z">
                              <w:r w:rsidR="00D538E4">
                                <w:t>, circuit fermé puis ouvert</w:t>
                              </w:r>
                            </w:ins>
                            <w:del w:id="20" w:author="Claire Goumard" w:date="2025-04-09T14:46:00Z" w16du:dateUtc="2025-04-09T12:46:00Z">
                              <w:r w:rsidR="00A955BC" w:rsidDel="00D538E4">
                                <w:delText xml:space="preserve"> </w:delText>
                              </w:r>
                            </w:del>
                            <w:del w:id="21" w:author="Claire Goumard" w:date="2025-04-09T14:45:00Z" w16du:dateUtc="2025-04-09T12:45:00Z">
                              <w:r w:rsidR="00A955BC" w:rsidDel="00D538E4">
                                <w:delText>d’un greffon hépatique</w:delText>
                              </w:r>
                            </w:del>
                          </w:p>
                          <w:p w14:paraId="18095CA3" w14:textId="0F2FCB93" w:rsidR="002D697C" w:rsidRPr="002D697C" w:rsidRDefault="002D697C" w:rsidP="002D697C">
                            <w:pPr>
                              <w:pStyle w:val="ListParagraph"/>
                              <w:numPr>
                                <w:ilvl w:val="0"/>
                                <w:numId w:val="28"/>
                              </w:numPr>
                              <w:rPr>
                                <w:b/>
                                <w:bCs/>
                                <w:u w:val="single"/>
                              </w:rPr>
                            </w:pPr>
                            <w:r>
                              <w:t xml:space="preserve">Réalisation des analyses sur le degré d’hémolyse, en faisant varier les différents facteurs de fonctionnement </w:t>
                            </w:r>
                            <w:r w:rsidR="00A955BC">
                              <w:t xml:space="preserve">de la machine de perfusion, ainsi que le concentré globulaire utilisé (donneur ou contrôle).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BFC80C" id="_x0000_s1028" type="#_x0000_t202" style="position:absolute;margin-left:0;margin-top:20.9pt;width:441.2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">
                <v:textbox style="mso-fit-shape-to-text:t">
                  <w:txbxContent>
                    <w:p w14:paraId="3B2177D7" w14:textId="77777777" w:rsidR="002D697C" w:rsidRDefault="002D697C" w:rsidP="002D697C">
                      <w:pPr>
                        <w:rPr>
                          <w:b/>
                          <w:bCs/>
                          <w:u w:val="single"/>
                        </w:rPr>
                      </w:pPr>
                      <w:r w:rsidRPr="002D697C">
                        <w:rPr>
                          <w:b/>
                          <w:bCs/>
                          <w:u w:val="single"/>
                        </w:rPr>
                        <w:t xml:space="preserve">Participation de l’étudiant : </w:t>
                      </w:r>
                    </w:p>
                    <w:p w14:paraId="1E380364" w14:textId="5CEEC477" w:rsidR="002D697C" w:rsidRPr="002D697C" w:rsidRDefault="009C73DC" w:rsidP="002D697C">
                      <w:pPr>
                        <w:pStyle w:val="Paragraphedeliste"/>
                        <w:numPr>
                          <w:ilvl w:val="0"/>
                          <w:numId w:val="28"/>
                        </w:numPr>
                        <w:rPr>
                          <w:b/>
                          <w:bCs/>
                          <w:u w:val="single"/>
                        </w:rPr>
                      </w:pPr>
                      <w:r>
                        <w:t>Utilisation d</w:t>
                      </w:r>
                      <w:ins w:id="22" w:author="Claire Goumard" w:date="2025-04-09T14:45:00Z" w16du:dateUtc="2025-04-09T12:45:00Z">
                        <w:r w:rsidR="00D538E4">
                          <w:t>e</w:t>
                        </w:r>
                      </w:ins>
                      <w:del w:id="23" w:author="Claire Goumard" w:date="2025-04-09T14:45:00Z" w16du:dateUtc="2025-04-09T12:45:00Z">
                        <w:r w:rsidDel="00D538E4">
                          <w:delText>e</w:delText>
                        </w:r>
                      </w:del>
                      <w:r>
                        <w:t xml:space="preserve"> </w:t>
                      </w:r>
                      <w:ins w:id="24" w:author="Claire Goumard" w:date="2025-04-09T14:45:00Z" w16du:dateUtc="2025-04-09T12:45:00Z">
                        <w:r w:rsidR="00D538E4">
                          <w:t>2</w:t>
                        </w:r>
                      </w:ins>
                      <w:del w:id="25" w:author="Claire Goumard" w:date="2025-04-09T14:45:00Z" w16du:dateUtc="2025-04-09T12:45:00Z">
                        <w:r w:rsidDel="00D538E4">
                          <w:delText>la</w:delText>
                        </w:r>
                      </w:del>
                      <w:r>
                        <w:t xml:space="preserve"> machine</w:t>
                      </w:r>
                      <w:ins w:id="26" w:author="Claire Goumard" w:date="2025-04-09T14:45:00Z" w16du:dateUtc="2025-04-09T12:45:00Z">
                        <w:r w:rsidR="00D538E4">
                          <w:t>s</w:t>
                        </w:r>
                      </w:ins>
                      <w:r>
                        <w:t xml:space="preserve"> de</w:t>
                      </w:r>
                      <w:r w:rsidR="00A955BC">
                        <w:t xml:space="preserve"> perfusion normothermique</w:t>
                      </w:r>
                      <w:ins w:id="27" w:author="Claire Goumard" w:date="2025-04-09T14:46:00Z" w16du:dateUtc="2025-04-09T12:46:00Z">
                        <w:r w:rsidR="00D538E4">
                          <w:t>, circuit fermé puis ouvert</w:t>
                        </w:r>
                      </w:ins>
                      <w:del w:id="28" w:author="Claire Goumard" w:date="2025-04-09T14:46:00Z" w16du:dateUtc="2025-04-09T12:46:00Z">
                        <w:r w:rsidR="00A955BC" w:rsidDel="00D538E4">
                          <w:delText xml:space="preserve"> </w:delText>
                        </w:r>
                      </w:del>
                      <w:del w:id="29" w:author="Claire Goumard" w:date="2025-04-09T14:45:00Z" w16du:dateUtc="2025-04-09T12:45:00Z">
                        <w:r w:rsidR="00A955BC" w:rsidDel="00D538E4">
                          <w:delText>d’un greffon hépatique</w:delText>
                        </w:r>
                      </w:del>
                    </w:p>
                    <w:p w14:paraId="18095CA3" w14:textId="0F2FCB93" w:rsidR="002D697C" w:rsidRPr="002D697C" w:rsidRDefault="002D697C" w:rsidP="002D697C">
                      <w:pPr>
                        <w:pStyle w:val="Paragraphedeliste"/>
                        <w:numPr>
                          <w:ilvl w:val="0"/>
                          <w:numId w:val="28"/>
                        </w:numPr>
                        <w:rPr>
                          <w:b/>
                          <w:bCs/>
                          <w:u w:val="single"/>
                        </w:rPr>
                      </w:pPr>
                      <w:r>
                        <w:t xml:space="preserve">Réalisation des analyses sur le degré d’hémolyse, en faisant varier les différents facteurs de fonctionnement </w:t>
                      </w:r>
                      <w:r w:rsidR="00A955BC">
                        <w:t xml:space="preserve">de la machine de perfusion, ainsi que le concentré globulaire utilisé (donneur ou contrôle). </w:t>
                      </w:r>
                    </w:p>
                  </w:txbxContent>
                </v:textbox>
                <w10:wrap type="square" anchorx="margin"/>
              </v:shape>
            </w:pict>
          </mc:Fallback>
        </mc:AlternateContent>
      </w:r>
    </w:p>
    <w:p w14:paraId="32BF95EF" w14:textId="77777777" w:rsidR="000B5C13" w:rsidRPr="000B5C13" w:rsidRDefault="000B5C13" w:rsidP="00735AA3">
      <w:pPr>
        <w:pStyle w:val="Heading5"/>
      </w:pPr>
      <w:r w:rsidRPr="000B5C13">
        <w:lastRenderedPageBreak/>
        <w:t>Plateforme d’analyses biologiques et préservation des données</w:t>
      </w:r>
    </w:p>
    <w:p w14:paraId="7AE7BC13" w14:textId="77777777" w:rsidR="000B5C13" w:rsidRPr="000B5C13" w:rsidRDefault="000B5C13" w:rsidP="00735AA3">
      <w:pPr>
        <w:pStyle w:val="Heading6"/>
      </w:pPr>
      <w:r w:rsidRPr="000B5C13">
        <w:t>Plateforme d’analyses biologiques</w:t>
      </w:r>
    </w:p>
    <w:p w14:paraId="2A929D54" w14:textId="7E1433B9" w:rsidR="000B5C13" w:rsidRPr="002F525A" w:rsidRDefault="000B5C13" w:rsidP="000B5C13">
      <w:pPr>
        <w:snapToGrid w:val="0"/>
        <w:spacing w:after="80" w:line="240" w:lineRule="auto"/>
      </w:pPr>
      <w:r w:rsidRPr="002F525A">
        <w:t>L’ensemble des analyses biologiques sera réalisé au sein des laboratoires d’hématologie biologique, de biochimie et de bactériologie du centre traitant la décharge sanguine. Cette organisation garantit :</w:t>
      </w:r>
    </w:p>
    <w:p w14:paraId="55AA7A67" w14:textId="77777777" w:rsidR="000B5C13" w:rsidRPr="002F525A" w:rsidRDefault="000B5C13" w:rsidP="000B5C13">
      <w:pPr>
        <w:numPr>
          <w:ilvl w:val="0"/>
          <w:numId w:val="18"/>
        </w:numPr>
        <w:snapToGrid w:val="0"/>
        <w:spacing w:after="80" w:line="240" w:lineRule="auto"/>
      </w:pPr>
      <w:r w:rsidRPr="002F525A">
        <w:t>Un contrôle qualité rigoureux, assurant la fiabilité des résultats obtenus.</w:t>
      </w:r>
    </w:p>
    <w:p w14:paraId="0826A7EC" w14:textId="77777777" w:rsidR="000B5C13" w:rsidRPr="002F525A" w:rsidRDefault="000B5C13" w:rsidP="000B5C13">
      <w:pPr>
        <w:numPr>
          <w:ilvl w:val="0"/>
          <w:numId w:val="18"/>
        </w:numPr>
        <w:snapToGrid w:val="0"/>
        <w:spacing w:after="80" w:line="240" w:lineRule="auto"/>
      </w:pPr>
      <w:r w:rsidRPr="002F525A">
        <w:t>Une disponibilité quasi-continue des analyses, minimisant les délais entre le prélèvement et l’interprétation des résultats.</w:t>
      </w:r>
    </w:p>
    <w:p w14:paraId="6500C628" w14:textId="13A0DF8D" w:rsidR="000B5C13" w:rsidRPr="002F525A" w:rsidRDefault="000B5C13" w:rsidP="000B5C13">
      <w:pPr>
        <w:snapToGrid w:val="0"/>
        <w:spacing w:after="80" w:line="240" w:lineRule="auto"/>
      </w:pPr>
      <w:r w:rsidRPr="002F525A">
        <w:t>L’un des avantages majeurs de cette approche est l’élimination du besoin de conservation prolongée des échantillons avant analyse, réduisant ainsi le risque de perte d’échantillons et l’altération des paramètres biologiques, pouvant entraîner des résultats erronés.</w:t>
      </w:r>
    </w:p>
    <w:p w14:paraId="3C325E25" w14:textId="0D0686BE" w:rsidR="000B5C13" w:rsidRPr="002F525A" w:rsidRDefault="000B5C13" w:rsidP="000B5C13">
      <w:pPr>
        <w:snapToGrid w:val="0"/>
        <w:spacing w:after="80" w:line="240" w:lineRule="auto"/>
      </w:pPr>
      <w:r w:rsidRPr="002F525A">
        <w:t>Dans l’optique d’une diffusion à plus grande échelle de cette technique, il est envisagé que la qualité du CGD soit systématiquement attestée avant chaque perfusion de greffon, grâce à ces mêmes dosages biologiques de routine, nécessitant une disponibilité continue des analyses.</w:t>
      </w:r>
    </w:p>
    <w:p w14:paraId="577C544B" w14:textId="1DACE629" w:rsidR="000B5C13" w:rsidRPr="002F525A" w:rsidRDefault="000B5C13" w:rsidP="000B5C13">
      <w:pPr>
        <w:snapToGrid w:val="0"/>
        <w:spacing w:after="80" w:line="240" w:lineRule="auto"/>
      </w:pPr>
    </w:p>
    <w:p w14:paraId="57BAABCB" w14:textId="77777777" w:rsidR="000B5C13" w:rsidRPr="002F525A" w:rsidRDefault="000B5C13" w:rsidP="00735AA3">
      <w:pPr>
        <w:pStyle w:val="Heading6"/>
      </w:pPr>
      <w:r w:rsidRPr="002F525A">
        <w:t>Préservation des données biologiques</w:t>
      </w:r>
    </w:p>
    <w:p w14:paraId="2F5D6FD3" w14:textId="77777777" w:rsidR="000B5C13" w:rsidRPr="002F525A" w:rsidRDefault="000B5C13" w:rsidP="000B5C13">
      <w:pPr>
        <w:snapToGrid w:val="0"/>
        <w:spacing w:after="80" w:line="240" w:lineRule="auto"/>
      </w:pPr>
      <w:r w:rsidRPr="002F525A">
        <w:t>Afin de garantir une traçabilité et une exploitation optimale des résultats obtenus, un double des échantillons biologiques sera systématiquement centrifugé et congelé.</w:t>
      </w:r>
    </w:p>
    <w:p w14:paraId="2E97CCC4" w14:textId="77777777" w:rsidR="000B5C13" w:rsidRPr="002F525A" w:rsidRDefault="000B5C13" w:rsidP="000B5C13">
      <w:pPr>
        <w:snapToGrid w:val="0"/>
        <w:spacing w:after="80" w:line="240" w:lineRule="auto"/>
      </w:pPr>
      <w:r w:rsidRPr="002F525A">
        <w:t>Cette conservation permettra une étude ultérieure, notamment :</w:t>
      </w:r>
    </w:p>
    <w:p w14:paraId="10975040" w14:textId="77777777" w:rsidR="000B5C13" w:rsidRPr="002F525A" w:rsidRDefault="000B5C13" w:rsidP="000B5C13">
      <w:pPr>
        <w:numPr>
          <w:ilvl w:val="0"/>
          <w:numId w:val="20"/>
        </w:numPr>
        <w:snapToGrid w:val="0"/>
        <w:spacing w:after="80" w:line="240" w:lineRule="auto"/>
      </w:pPr>
      <w:r w:rsidRPr="002F525A">
        <w:t>En cas de mise en évidence d’un profil inflammatoire différent entre le CGD et les culots globulaires de banque.</w:t>
      </w:r>
    </w:p>
    <w:p w14:paraId="17EE60F3" w14:textId="77777777" w:rsidR="000B5C13" w:rsidRPr="002F525A" w:rsidRDefault="000B5C13" w:rsidP="000B5C13">
      <w:pPr>
        <w:numPr>
          <w:ilvl w:val="0"/>
          <w:numId w:val="20"/>
        </w:numPr>
        <w:snapToGrid w:val="0"/>
        <w:spacing w:after="80" w:line="240" w:lineRule="auto"/>
      </w:pPr>
      <w:r w:rsidRPr="002F525A">
        <w:t>Pour toute analyse complémentaire, visant à affiner l’interprétation des résultats initiaux et à renforcer les conclusions de l’étude.</w:t>
      </w:r>
    </w:p>
    <w:p w14:paraId="2F09F882" w14:textId="4E6BE450" w:rsidR="000B5C13" w:rsidRPr="000B5C13" w:rsidRDefault="000B5C13" w:rsidP="000B5C13">
      <w:pPr>
        <w:snapToGrid w:val="0"/>
        <w:spacing w:after="80" w:line="240" w:lineRule="auto"/>
      </w:pPr>
    </w:p>
    <w:p w14:paraId="44364C95" w14:textId="77777777" w:rsidR="000B5C13" w:rsidRDefault="000B5C13">
      <w:pPr>
        <w:rPr>
          <w:b/>
          <w:bCs/>
        </w:rPr>
      </w:pPr>
      <w:r>
        <w:rPr>
          <w:b/>
          <w:bCs/>
        </w:rPr>
        <w:br w:type="page"/>
      </w:r>
    </w:p>
    <w:p w14:paraId="2C8F6FD7" w14:textId="07D9A908" w:rsidR="000B5C13" w:rsidRPr="000B5C13" w:rsidRDefault="000B5C13" w:rsidP="00735AA3">
      <w:pPr>
        <w:pStyle w:val="Heading6"/>
      </w:pPr>
      <w:r w:rsidRPr="000B5C13">
        <w:lastRenderedPageBreak/>
        <w:t>Perspectives et valorisation de l’étude</w:t>
      </w:r>
    </w:p>
    <w:p w14:paraId="15C25211" w14:textId="77777777" w:rsidR="000B5C13" w:rsidRPr="000B5C13" w:rsidRDefault="000B5C13" w:rsidP="000B5C13">
      <w:pPr>
        <w:snapToGrid w:val="0"/>
        <w:spacing w:after="80" w:line="240" w:lineRule="auto"/>
      </w:pPr>
      <w:r w:rsidRPr="000B5C13">
        <w:t>L’un des objectifs principaux de ce projet est de valider l’utilisation de la décharge sanguine du donneur comme source idéale de globules rouges, permettant ainsi de :</w:t>
      </w:r>
    </w:p>
    <w:p w14:paraId="5AD30A2D" w14:textId="77777777" w:rsidR="000B5C13" w:rsidRPr="000B5C13" w:rsidRDefault="000B5C13" w:rsidP="000B5C13">
      <w:pPr>
        <w:numPr>
          <w:ilvl w:val="0"/>
          <w:numId w:val="21"/>
        </w:numPr>
        <w:snapToGrid w:val="0"/>
        <w:spacing w:after="80" w:line="240" w:lineRule="auto"/>
      </w:pPr>
      <w:r w:rsidRPr="000B5C13">
        <w:t>Optimiser la perfusion normothermique des greffons provenant de ce même donneur.</w:t>
      </w:r>
    </w:p>
    <w:p w14:paraId="6D3A3C6F" w14:textId="77777777" w:rsidR="000B5C13" w:rsidRPr="000B5C13" w:rsidRDefault="000B5C13" w:rsidP="000B5C13">
      <w:pPr>
        <w:numPr>
          <w:ilvl w:val="0"/>
          <w:numId w:val="21"/>
        </w:numPr>
        <w:snapToGrid w:val="0"/>
        <w:spacing w:after="80" w:line="240" w:lineRule="auto"/>
      </w:pPr>
      <w:r w:rsidRPr="000B5C13">
        <w:t>Valider la qualité des globules rouges obtenus, en comparaison aux culots globulaires de banque.</w:t>
      </w:r>
    </w:p>
    <w:p w14:paraId="6E2D513A" w14:textId="77777777" w:rsidR="000B5C13" w:rsidRPr="000B5C13" w:rsidRDefault="000B5C13" w:rsidP="000B5C13">
      <w:pPr>
        <w:snapToGrid w:val="0"/>
        <w:spacing w:after="80" w:line="240" w:lineRule="auto"/>
      </w:pPr>
      <w:r w:rsidRPr="000B5C13">
        <w:t>Avec la diffusion croissante de la perfusion d’organes en normothermie, cette preuve de concept pourrait offrir plusieurs avantages stratégiques :</w:t>
      </w:r>
    </w:p>
    <w:p w14:paraId="5B921548" w14:textId="77777777" w:rsidR="000B5C13" w:rsidRPr="000B5C13" w:rsidRDefault="000B5C13" w:rsidP="000B5C13">
      <w:pPr>
        <w:numPr>
          <w:ilvl w:val="0"/>
          <w:numId w:val="22"/>
        </w:numPr>
        <w:snapToGrid w:val="0"/>
        <w:spacing w:after="80" w:line="240" w:lineRule="auto"/>
      </w:pPr>
      <w:r w:rsidRPr="000B5C13">
        <w:t>Réduction du recours aux culots de banque, limitant ainsi la dépendance aux produits sanguins conventionnels.</w:t>
      </w:r>
    </w:p>
    <w:p w14:paraId="0E4744B3" w14:textId="77777777" w:rsidR="000B5C13" w:rsidRPr="000B5C13" w:rsidRDefault="000B5C13" w:rsidP="000B5C13">
      <w:pPr>
        <w:numPr>
          <w:ilvl w:val="0"/>
          <w:numId w:val="22"/>
        </w:numPr>
        <w:snapToGrid w:val="0"/>
        <w:spacing w:after="80" w:line="240" w:lineRule="auto"/>
      </w:pPr>
      <w:r w:rsidRPr="000B5C13">
        <w:t>Diminution des coûts associés à la perfusion normothermique.</w:t>
      </w:r>
    </w:p>
    <w:p w14:paraId="5F233CD3" w14:textId="77777777" w:rsidR="000B5C13" w:rsidRPr="000B5C13" w:rsidRDefault="000B5C13" w:rsidP="000B5C13">
      <w:pPr>
        <w:numPr>
          <w:ilvl w:val="0"/>
          <w:numId w:val="22"/>
        </w:numPr>
        <w:snapToGrid w:val="0"/>
        <w:spacing w:after="80" w:line="240" w:lineRule="auto"/>
      </w:pPr>
      <w:r w:rsidRPr="000B5C13">
        <w:t>Réduction des contraintes immunologiques, en utilisant du sang issu du même donneur que le greffon.</w:t>
      </w:r>
    </w:p>
    <w:p w14:paraId="29F12CBD" w14:textId="77777777" w:rsidR="0074518D" w:rsidRDefault="000B5C13" w:rsidP="0074518D">
      <w:pPr>
        <w:snapToGrid w:val="0"/>
        <w:spacing w:after="80" w:line="240" w:lineRule="auto"/>
      </w:pPr>
      <w:r w:rsidRPr="000B5C13">
        <w:t>À plus long terme, cette approche pourrait être étendue à la perfusion d’organes thoraciques, notamment le cœur.</w:t>
      </w:r>
      <w:r w:rsidR="0074518D">
        <w:t xml:space="preserve"> </w:t>
      </w:r>
    </w:p>
    <w:p w14:paraId="5249C342" w14:textId="77777777" w:rsidR="0074518D" w:rsidRDefault="000B5C13" w:rsidP="0074518D">
      <w:pPr>
        <w:pStyle w:val="ListParagraph"/>
        <w:numPr>
          <w:ilvl w:val="0"/>
          <w:numId w:val="27"/>
        </w:numPr>
        <w:snapToGrid w:val="0"/>
        <w:spacing w:after="80" w:line="240" w:lineRule="auto"/>
      </w:pPr>
      <w:r w:rsidRPr="000B5C13">
        <w:t>Contrairement à l’étage abdominal, la décharge sanguine thoracique se déverse directement dans la cavité péricardique après ouverture des veines caves et de l’oreillette gauche.</w:t>
      </w:r>
      <w:r w:rsidR="0074518D">
        <w:t xml:space="preserve"> </w:t>
      </w:r>
    </w:p>
    <w:p w14:paraId="6EBB0D73" w14:textId="3B053833" w:rsidR="000B5C13" w:rsidRPr="000B5C13" w:rsidRDefault="000B5C13" w:rsidP="0074518D">
      <w:pPr>
        <w:pStyle w:val="ListParagraph"/>
        <w:numPr>
          <w:ilvl w:val="0"/>
          <w:numId w:val="27"/>
        </w:numPr>
        <w:snapToGrid w:val="0"/>
        <w:spacing w:after="80" w:line="240" w:lineRule="auto"/>
      </w:pPr>
      <w:r w:rsidRPr="000B5C13">
        <w:t>Son exploitation nécessiterait donc une adaptation technique, impliquant un dispositif d’aspiration en conditions stériles pour récupérer efficacement le sang avant filtration et réutilisation.</w:t>
      </w:r>
    </w:p>
    <w:p w14:paraId="18FFF488" w14:textId="1A6431CE" w:rsidR="000B5C13" w:rsidRPr="000B5C13" w:rsidRDefault="000B5C13" w:rsidP="000B5C13">
      <w:pPr>
        <w:snapToGrid w:val="0"/>
        <w:spacing w:after="80" w:line="240" w:lineRule="auto"/>
      </w:pPr>
    </w:p>
    <w:p w14:paraId="2E54D3B5" w14:textId="77777777" w:rsidR="000B5C13" w:rsidRPr="000B5C13" w:rsidRDefault="000B5C13" w:rsidP="00735AA3">
      <w:pPr>
        <w:pStyle w:val="Heading6"/>
      </w:pPr>
      <w:r w:rsidRPr="000B5C13">
        <w:t>Protection des personnes et cadre réglementaire</w:t>
      </w:r>
    </w:p>
    <w:p w14:paraId="7B06157B" w14:textId="77777777" w:rsidR="0074518D" w:rsidRPr="0074518D" w:rsidRDefault="000B5C13" w:rsidP="0074518D">
      <w:pPr>
        <w:snapToGrid w:val="0"/>
        <w:spacing w:after="80" w:line="240" w:lineRule="auto"/>
      </w:pPr>
      <w:r w:rsidRPr="000B5C13">
        <w:t xml:space="preserve">L’expérimentation ne nécessite pas l’intervention d’un Comité de Protection des Personnes (CPP), puisque </w:t>
      </w:r>
      <w:r w:rsidR="0074518D" w:rsidRPr="0074518D">
        <w:t>l</w:t>
      </w:r>
      <w:r w:rsidRPr="000B5C13">
        <w:t>es donneurs concernés sont soit en mort encéphalique, soit en arrêt circulatoire contrôlé de catégorie Maastricht 3 (DCD-M3).</w:t>
      </w:r>
    </w:p>
    <w:p w14:paraId="0543909C" w14:textId="6D0885E8" w:rsidR="000B5C13" w:rsidRPr="000B5C13" w:rsidRDefault="000B5C13" w:rsidP="0074518D">
      <w:pPr>
        <w:snapToGrid w:val="0"/>
        <w:spacing w:after="80" w:line="240" w:lineRule="auto"/>
      </w:pPr>
      <w:r w:rsidRPr="000B5C13">
        <w:t>Par définition, ces donneurs sont considérés comme des sujets décédés, relevant ainsi exclusivement de la réglementation et du contrôle de l’Agence de Biomédecine (ABM).</w:t>
      </w:r>
    </w:p>
    <w:p w14:paraId="0C0F5B4F" w14:textId="1D763FE6" w:rsidR="00BF60D8" w:rsidRDefault="000B5C13" w:rsidP="000B5C13">
      <w:pPr>
        <w:snapToGrid w:val="0"/>
        <w:spacing w:after="80" w:line="240" w:lineRule="auto"/>
      </w:pPr>
      <w:r w:rsidRPr="000B5C13">
        <w:t>La récupération de la décharge sanguine s’inscrit dans un protocole préalablement validé par l’ABM, à savoir le protocole de perfusion de foies non transplantables (PFS 2012 – 005).</w:t>
      </w:r>
    </w:p>
    <w:p w14:paraId="5C7E22DC" w14:textId="77777777" w:rsidR="00BF60D8" w:rsidRDefault="00BF60D8">
      <w:r>
        <w:br w:type="page"/>
      </w:r>
    </w:p>
    <w:p w14:paraId="6E0C369F" w14:textId="77777777" w:rsidR="00BF60D8" w:rsidRPr="00923C92" w:rsidRDefault="00BF60D8" w:rsidP="00BF60D8">
      <w:pPr>
        <w:rPr>
          <w:rFonts w:asciiTheme="majorHAnsi" w:eastAsiaTheme="majorEastAsia" w:hAnsiTheme="majorHAnsi" w:cstheme="majorBidi"/>
          <w:color w:val="2F5496" w:themeColor="accent1" w:themeShade="BF"/>
          <w:sz w:val="32"/>
          <w:szCs w:val="32"/>
        </w:rPr>
        <w:sectPr w:rsidR="00BF60D8" w:rsidRPr="00923C92">
          <w:footerReference w:type="default" r:id="rId16"/>
          <w:pgSz w:w="11906" w:h="16838"/>
          <w:pgMar w:top="1417" w:right="1417" w:bottom="1417" w:left="1417" w:header="708" w:footer="708" w:gutter="0"/>
          <w:cols w:space="708"/>
          <w:docGrid w:linePitch="360"/>
        </w:sectPr>
      </w:pPr>
    </w:p>
    <w:p w14:paraId="659876C2" w14:textId="77777777" w:rsidR="00BF60D8" w:rsidRDefault="00BF60D8" w:rsidP="00BF60D8">
      <w:pPr>
        <w:pStyle w:val="Caption"/>
        <w:keepNext/>
      </w:pPr>
      <w:r>
        <w:lastRenderedPageBreak/>
        <w:t xml:space="preserve">Annexe 1 : Revue de la littérature des essais randomisés sur la perfusion normothermique du greffon hépatique, d'après </w:t>
      </w:r>
      <w:r>
        <w:fldChar w:fldCharType="begin"/>
      </w:r>
      <w:r>
        <w:instrText xml:space="preserve"> ADDIN ZOTERO_ITEM CSL_CITATION {"citationID":"s7aQMYAG","properties":{"formattedCitation":"(2)","plainCitation":"(2)","noteIndex":0},"citationItems":[{"id":529,"uris":["http://zotero.org/users/6327427/items/VI849QRE"],"itemData":{"id":529,"type":"article-journal","abstract":"Résumé\nLa pénurie de greffons hépatiques, disponibles pour la greffe, justifie une utilisation croissante de greffons dits marginaux. Ces derniers sont plus sensibles aux lésions d’ischémie-reperfusion, ce qui expose le receveur à un risque majoré de dysfonction du greffon et, donc, à une morbidité post-transplantation plus importante. Alors que la conservation froide statique reste aujourd’hui la référence pour les greffons hépatiques standards, les greffons marginaux pourraient bénéficier de nouvelles stratégies de conservation dynamique. Deux de ces stratégies, utilisant des machines de perfusion, ont été récemment évaluées dans des essais randomisés : la perfusion post-ischémique hypothermique oxygénée (HOPE) et la conservation en normothermie continue (cNMP). Les résultats montrent une amélioration et une prolongation de la conservation des greffons hépatiques avec cNMP et HOPE ainsi qu’une réduction des complications biliaires après HOPE. À noter qu’en cas de problème technique lors de la perfusion, HOPE permet à l’inverse de la cNMP, un retour aux conditions standards de conservation froide statique et reste donc une stratégie plus simple et sécure. Les deux stratégies offrent la possibilité d’évaluer la qualité et la viabilité des greffons hépatiques avant transplantation, permettant ainsi de mieux sélectionner les greffons hépatiques et d’augmenter le taux d’utilisation. À noter que les résultats du premier essai randomisé national français, comparant HOPE à la conservation froide statique, sont attendus en 2023. Par ailleurs, ces stratégies de conservation dynamique peuvent aussi être appliquées aux greffons partiels ou aux greffons issus de donneurs décédés après arrêt circulatoire, et présentent des perspectives de traitements ciblés du greffon avant transplantation . La conservation dynamique a, ainsi, pour but, d’augmenter le nombre de greffons disponibles, tout en améliorant leur qualité, afin de permettre un élargissement des indications et d’améliorer les résultats après transplantation hépatique.\nSummary\nGiven the increasing graft shortage, the transplant community is forced to use so called marginal liver grafts with a higher susceptibility to ischemia-reperfusion injury. This exposes the recipient to a higher risk of graft failure and post-transplant complications. While static cold storage remains the gold standard in low-risk transplant scenarios, dynamic preservation strategies may allow to improve outcomes after transplantation of marginal liver grafts. Two dynamic preservation strategies, end-ischemic hypothermic oxygenated perfusion (HOPE) and continuous normothermic machine perfusion (cNMP), have been evaluated in randomized clinical trials. The results show improved preservation of liver grafts after NMP and reduction of post-transplant biliary complications after HOPE. In comparison to NMP, HOPE has the advantage of requiring less logistics and expertise with the possibility to return to default static cold storage. Both strategies allow to assess graft viability prior to transplantation and may thus contribute to optimizing graft selection and reducing discard rates. The use of dynamic preservation is rapidly increasing in France and results from a national randomized trial on the use of HOPE in extended criteria graft will soon be available. Future applications should focus on controlled donation after circulatory death liver grafts, split grafts and graft treatment during perfusion. The final aim of dynamic liver graft preservation is to improve post-transplant outcomes, increase the number of transplanted grafts and allow expansion of transplant indications.","container-title":"Journal de Chirurgie Viscérale","DOI":"10.1016/j.jchirv.2022.05.002","ISSN":"1878-786X","issue":"5","journalAbbreviation":"Journal de Chirurgie Viscérale","page":"412-422","source":"ScienceDirect","title":"Stratégies de conservation des greffons en transplantation hépatique – progrès et perspectives en France","volume":"159","author":[{"family":"Muller","given":"X."},{"family":"Rossignol","given":"G."},{"family":"Mohkam","given":"K."},{"family":"Mabrut","given":"J. Y."}],"issued":{"date-parts":[["2022",10,1]]}}}],"schema":"https://github.com/citation-style-language/schema/raw/master/csl-citation.json"} </w:instrText>
      </w:r>
      <w:r>
        <w:fldChar w:fldCharType="separate"/>
      </w:r>
      <w:r>
        <w:rPr>
          <w:noProof/>
        </w:rPr>
        <w:t>(2)</w:t>
      </w:r>
      <w:r>
        <w:fldChar w:fldCharType="end"/>
      </w:r>
      <w:r>
        <w:t>.</w:t>
      </w:r>
    </w:p>
    <w:tbl>
      <w:tblPr>
        <w:tblStyle w:val="TableGrid"/>
        <w:tblW w:w="15898" w:type="dxa"/>
        <w:tblInd w:w="-877" w:type="dxa"/>
        <w:tblLook w:val="04A0" w:firstRow="1" w:lastRow="0" w:firstColumn="1" w:lastColumn="0" w:noHBand="0" w:noVBand="1"/>
      </w:tblPr>
      <w:tblGrid>
        <w:gridCol w:w="1563"/>
        <w:gridCol w:w="1273"/>
        <w:gridCol w:w="2087"/>
        <w:gridCol w:w="1269"/>
        <w:gridCol w:w="1224"/>
        <w:gridCol w:w="1265"/>
        <w:gridCol w:w="2237"/>
        <w:gridCol w:w="4980"/>
      </w:tblGrid>
      <w:tr w:rsidR="00BF60D8" w:rsidRPr="00194B53" w14:paraId="3DB1F6B5" w14:textId="77777777" w:rsidTr="00B077BF">
        <w:trPr>
          <w:trHeight w:val="567"/>
        </w:trPr>
        <w:tc>
          <w:tcPr>
            <w:tcW w:w="1563" w:type="dxa"/>
            <w:hideMark/>
          </w:tcPr>
          <w:p w14:paraId="2510DA34" w14:textId="77777777" w:rsidR="00BF60D8" w:rsidRPr="00194B53" w:rsidRDefault="00BF60D8" w:rsidP="00B077BF">
            <w:pPr>
              <w:snapToGrid w:val="0"/>
              <w:spacing w:after="80"/>
              <w:rPr>
                <w:b/>
                <w:bCs/>
                <w:i/>
                <w:iCs/>
              </w:rPr>
            </w:pPr>
          </w:p>
        </w:tc>
        <w:tc>
          <w:tcPr>
            <w:tcW w:w="1273" w:type="dxa"/>
            <w:hideMark/>
          </w:tcPr>
          <w:p w14:paraId="128FBBAF" w14:textId="77777777" w:rsidR="00BF60D8" w:rsidRPr="00194B53" w:rsidRDefault="00BF60D8" w:rsidP="00B077BF">
            <w:pPr>
              <w:snapToGrid w:val="0"/>
              <w:spacing w:after="80"/>
              <w:rPr>
                <w:b/>
                <w:bCs/>
                <w:i/>
                <w:iCs/>
              </w:rPr>
            </w:pPr>
            <w:r w:rsidRPr="00194B53">
              <w:rPr>
                <w:b/>
                <w:bCs/>
                <w:i/>
                <w:iCs/>
              </w:rPr>
              <w:t>Population étudiée</w:t>
            </w:r>
          </w:p>
        </w:tc>
        <w:tc>
          <w:tcPr>
            <w:tcW w:w="2087" w:type="dxa"/>
            <w:hideMark/>
          </w:tcPr>
          <w:p w14:paraId="2F1FE44B" w14:textId="77777777" w:rsidR="00BF60D8" w:rsidRPr="00194B53" w:rsidRDefault="00BF60D8" w:rsidP="00B077BF">
            <w:pPr>
              <w:snapToGrid w:val="0"/>
              <w:spacing w:after="80"/>
              <w:rPr>
                <w:b/>
                <w:bCs/>
                <w:i/>
                <w:iCs/>
              </w:rPr>
            </w:pPr>
            <w:r w:rsidRPr="00194B53">
              <w:rPr>
                <w:b/>
                <w:bCs/>
                <w:i/>
                <w:iCs/>
              </w:rPr>
              <w:t>Intervention</w:t>
            </w:r>
          </w:p>
        </w:tc>
        <w:tc>
          <w:tcPr>
            <w:tcW w:w="1269" w:type="dxa"/>
            <w:hideMark/>
          </w:tcPr>
          <w:p w14:paraId="7585E22A" w14:textId="77777777" w:rsidR="00BF60D8" w:rsidRPr="00194B53" w:rsidRDefault="00BF60D8" w:rsidP="00B077BF">
            <w:pPr>
              <w:snapToGrid w:val="0"/>
              <w:spacing w:after="80"/>
              <w:rPr>
                <w:b/>
                <w:bCs/>
                <w:i/>
                <w:iCs/>
              </w:rPr>
            </w:pPr>
            <w:r w:rsidRPr="00194B53">
              <w:rPr>
                <w:b/>
                <w:bCs/>
                <w:i/>
                <w:iCs/>
              </w:rPr>
              <w:t>Nombre de centres</w:t>
            </w:r>
          </w:p>
        </w:tc>
        <w:tc>
          <w:tcPr>
            <w:tcW w:w="1224" w:type="dxa"/>
          </w:tcPr>
          <w:p w14:paraId="2C426C0E" w14:textId="77777777" w:rsidR="00BF60D8" w:rsidRPr="00194B53" w:rsidRDefault="00BF60D8" w:rsidP="00B077BF">
            <w:pPr>
              <w:snapToGrid w:val="0"/>
              <w:spacing w:after="80"/>
              <w:rPr>
                <w:b/>
                <w:bCs/>
                <w:i/>
                <w:iCs/>
              </w:rPr>
            </w:pPr>
            <w:r w:rsidRPr="00194B53">
              <w:rPr>
                <w:b/>
                <w:bCs/>
                <w:i/>
                <w:iCs/>
              </w:rPr>
              <w:t>Machine de perfusion</w:t>
            </w:r>
          </w:p>
        </w:tc>
        <w:tc>
          <w:tcPr>
            <w:tcW w:w="1265" w:type="dxa"/>
            <w:hideMark/>
          </w:tcPr>
          <w:p w14:paraId="0B38263D" w14:textId="77777777" w:rsidR="00BF60D8" w:rsidRPr="00194B53" w:rsidRDefault="00BF60D8" w:rsidP="00B077BF">
            <w:pPr>
              <w:snapToGrid w:val="0"/>
              <w:spacing w:after="80"/>
              <w:rPr>
                <w:b/>
                <w:bCs/>
                <w:i/>
                <w:iCs/>
              </w:rPr>
            </w:pPr>
            <w:r w:rsidRPr="00194B53">
              <w:rPr>
                <w:b/>
                <w:bCs/>
                <w:i/>
                <w:iCs/>
              </w:rPr>
              <w:t>Nombre de patients</w:t>
            </w:r>
          </w:p>
        </w:tc>
        <w:tc>
          <w:tcPr>
            <w:tcW w:w="2237" w:type="dxa"/>
            <w:hideMark/>
          </w:tcPr>
          <w:p w14:paraId="041F9AC6" w14:textId="77777777" w:rsidR="00BF60D8" w:rsidRPr="00194B53" w:rsidRDefault="00BF60D8" w:rsidP="00B077BF">
            <w:pPr>
              <w:snapToGrid w:val="0"/>
              <w:spacing w:after="80"/>
              <w:rPr>
                <w:b/>
                <w:bCs/>
                <w:i/>
                <w:iCs/>
              </w:rPr>
            </w:pPr>
            <w:r w:rsidRPr="00194B53">
              <w:rPr>
                <w:b/>
                <w:bCs/>
                <w:i/>
                <w:iCs/>
              </w:rPr>
              <w:t>Critère de jugement principal</w:t>
            </w:r>
          </w:p>
        </w:tc>
        <w:tc>
          <w:tcPr>
            <w:tcW w:w="4980" w:type="dxa"/>
            <w:hideMark/>
          </w:tcPr>
          <w:p w14:paraId="4B8162A3" w14:textId="77777777" w:rsidR="00BF60D8" w:rsidRPr="00194B53" w:rsidRDefault="00BF60D8" w:rsidP="00B077BF">
            <w:pPr>
              <w:snapToGrid w:val="0"/>
              <w:spacing w:after="80"/>
              <w:rPr>
                <w:b/>
                <w:bCs/>
                <w:i/>
                <w:iCs/>
              </w:rPr>
            </w:pPr>
            <w:r w:rsidRPr="00194B53">
              <w:rPr>
                <w:b/>
                <w:bCs/>
                <w:i/>
                <w:iCs/>
              </w:rPr>
              <w:t>Résultats</w:t>
            </w:r>
          </w:p>
        </w:tc>
      </w:tr>
      <w:tr w:rsidR="00BF60D8" w:rsidRPr="00194B53" w14:paraId="7C9FB832" w14:textId="77777777" w:rsidTr="00B077BF">
        <w:trPr>
          <w:trHeight w:val="567"/>
        </w:trPr>
        <w:tc>
          <w:tcPr>
            <w:tcW w:w="1563" w:type="dxa"/>
            <w:hideMark/>
          </w:tcPr>
          <w:p w14:paraId="6F526261" w14:textId="77777777" w:rsidR="00BF60D8" w:rsidRDefault="00BF60D8" w:rsidP="00B077BF">
            <w:pPr>
              <w:snapToGrid w:val="0"/>
              <w:spacing w:after="80"/>
              <w:rPr>
                <w:b/>
                <w:bCs/>
                <w:i/>
                <w:iCs/>
              </w:rPr>
            </w:pPr>
            <w:r w:rsidRPr="00194B53">
              <w:rPr>
                <w:b/>
                <w:bCs/>
                <w:i/>
                <w:iCs/>
              </w:rPr>
              <w:t>Nasralla et al., 2018 </w:t>
            </w:r>
          </w:p>
          <w:p w14:paraId="46952145" w14:textId="77777777" w:rsidR="00BF60D8" w:rsidRPr="00194B53" w:rsidRDefault="00BF60D8" w:rsidP="00B077BF">
            <w:pPr>
              <w:snapToGrid w:val="0"/>
              <w:spacing w:after="80"/>
              <w:rPr>
                <w:b/>
                <w:bCs/>
                <w:i/>
                <w:iCs/>
              </w:rPr>
            </w:pPr>
          </w:p>
        </w:tc>
        <w:tc>
          <w:tcPr>
            <w:tcW w:w="1273" w:type="dxa"/>
            <w:hideMark/>
          </w:tcPr>
          <w:p w14:paraId="622A1B9F" w14:textId="77777777" w:rsidR="00BF60D8" w:rsidRPr="00194B53" w:rsidRDefault="00BF60D8" w:rsidP="00B077BF">
            <w:pPr>
              <w:snapToGrid w:val="0"/>
              <w:spacing w:after="80"/>
            </w:pPr>
            <w:r w:rsidRPr="00194B53">
              <w:t>Greffons DDAC et DME</w:t>
            </w:r>
          </w:p>
        </w:tc>
        <w:tc>
          <w:tcPr>
            <w:tcW w:w="2087" w:type="dxa"/>
            <w:hideMark/>
          </w:tcPr>
          <w:p w14:paraId="04728E83" w14:textId="77777777" w:rsidR="00BF60D8" w:rsidRPr="00194B53" w:rsidRDefault="00BF60D8" w:rsidP="00B077BF">
            <w:pPr>
              <w:snapToGrid w:val="0"/>
              <w:spacing w:after="80"/>
            </w:pPr>
            <w:r w:rsidRPr="00194B53">
              <w:t>NMP continue vs C</w:t>
            </w:r>
            <w:r>
              <w:t>H</w:t>
            </w:r>
            <w:r w:rsidRPr="00194B53">
              <w:t>S</w:t>
            </w:r>
          </w:p>
        </w:tc>
        <w:tc>
          <w:tcPr>
            <w:tcW w:w="1269" w:type="dxa"/>
            <w:hideMark/>
          </w:tcPr>
          <w:p w14:paraId="39D1F2B5" w14:textId="77777777" w:rsidR="00BF60D8" w:rsidRPr="00194B53" w:rsidRDefault="00BF60D8" w:rsidP="00B077BF">
            <w:pPr>
              <w:snapToGrid w:val="0"/>
              <w:spacing w:after="80"/>
            </w:pPr>
            <w:r w:rsidRPr="00194B53">
              <w:t>7 centres (Europe)</w:t>
            </w:r>
          </w:p>
        </w:tc>
        <w:tc>
          <w:tcPr>
            <w:tcW w:w="1224" w:type="dxa"/>
          </w:tcPr>
          <w:p w14:paraId="4658EFA8" w14:textId="77777777" w:rsidR="00BF60D8" w:rsidRPr="00194B53" w:rsidRDefault="00BF60D8" w:rsidP="00B077BF">
            <w:pPr>
              <w:snapToGrid w:val="0"/>
              <w:spacing w:after="80"/>
            </w:pPr>
            <w:r w:rsidRPr="00194B53">
              <w:t>OrganOX©</w:t>
            </w:r>
            <w:r w:rsidRPr="00194B53">
              <w:br/>
              <w:t>Perfusion double</w:t>
            </w:r>
          </w:p>
        </w:tc>
        <w:tc>
          <w:tcPr>
            <w:tcW w:w="1265" w:type="dxa"/>
            <w:hideMark/>
          </w:tcPr>
          <w:p w14:paraId="5CEEDB11" w14:textId="77777777" w:rsidR="00BF60D8" w:rsidRPr="00194B53" w:rsidRDefault="00BF60D8" w:rsidP="00B077BF">
            <w:pPr>
              <w:snapToGrid w:val="0"/>
              <w:spacing w:after="80"/>
            </w:pPr>
            <w:r w:rsidRPr="00194B53">
              <w:t>121 NMP 101 C</w:t>
            </w:r>
            <w:r>
              <w:t>H</w:t>
            </w:r>
            <w:r w:rsidRPr="00194B53">
              <w:t>S</w:t>
            </w:r>
          </w:p>
        </w:tc>
        <w:tc>
          <w:tcPr>
            <w:tcW w:w="2237" w:type="dxa"/>
            <w:hideMark/>
          </w:tcPr>
          <w:p w14:paraId="52570F9D" w14:textId="77777777" w:rsidR="00BF60D8" w:rsidRPr="00194B53" w:rsidRDefault="00BF60D8" w:rsidP="00B077BF">
            <w:pPr>
              <w:snapToGrid w:val="0"/>
              <w:spacing w:after="80"/>
            </w:pPr>
            <w:r w:rsidRPr="00194B53">
              <w:t>Pic d’AL</w:t>
            </w:r>
            <w:r>
              <w:t>A</w:t>
            </w:r>
            <w:r w:rsidRPr="00194B53">
              <w:t>T pendant les premiers 7 jours postopératoires</w:t>
            </w:r>
          </w:p>
        </w:tc>
        <w:tc>
          <w:tcPr>
            <w:tcW w:w="4980" w:type="dxa"/>
            <w:hideMark/>
          </w:tcPr>
          <w:p w14:paraId="70FEDE36" w14:textId="77777777" w:rsidR="00BF60D8" w:rsidRPr="00194B53" w:rsidRDefault="00BF60D8" w:rsidP="00B077BF">
            <w:pPr>
              <w:snapToGrid w:val="0"/>
              <w:spacing w:after="80"/>
            </w:pPr>
            <w:r w:rsidRPr="00194B53">
              <w:t>NMP continu réduit le pic d’AL</w:t>
            </w:r>
            <w:r>
              <w:t>A</w:t>
            </w:r>
            <w:r w:rsidRPr="00194B53">
              <w:t>T postopératoire</w:t>
            </w:r>
            <w:r w:rsidRPr="00194B53">
              <w:br/>
              <w:t>NMP : 484 AST vs CFS : 973 AS</w:t>
            </w:r>
            <w:r>
              <w:t>A</w:t>
            </w:r>
            <w:r w:rsidRPr="00194B53">
              <w:t>T (p &lt; 0,001)</w:t>
            </w:r>
            <w:r w:rsidRPr="00194B53">
              <w:br/>
              <w:t>Pas de différence de survie greffon et receveur</w:t>
            </w:r>
          </w:p>
        </w:tc>
      </w:tr>
      <w:tr w:rsidR="00BF60D8" w:rsidRPr="00194B53" w14:paraId="7203797B" w14:textId="77777777" w:rsidTr="00B077BF">
        <w:trPr>
          <w:trHeight w:val="567"/>
        </w:trPr>
        <w:tc>
          <w:tcPr>
            <w:tcW w:w="1563" w:type="dxa"/>
            <w:hideMark/>
          </w:tcPr>
          <w:p w14:paraId="166A5CAA" w14:textId="77777777" w:rsidR="00BF60D8" w:rsidRPr="00194B53" w:rsidRDefault="00BF60D8" w:rsidP="00B077BF">
            <w:pPr>
              <w:snapToGrid w:val="0"/>
              <w:spacing w:after="80"/>
              <w:rPr>
                <w:b/>
                <w:bCs/>
                <w:i/>
                <w:iCs/>
              </w:rPr>
            </w:pPr>
            <w:r w:rsidRPr="00194B53">
              <w:rPr>
                <w:b/>
                <w:bCs/>
                <w:i/>
                <w:iCs/>
              </w:rPr>
              <w:t>Markmann et al., 2022</w:t>
            </w:r>
          </w:p>
        </w:tc>
        <w:tc>
          <w:tcPr>
            <w:tcW w:w="1273" w:type="dxa"/>
            <w:hideMark/>
          </w:tcPr>
          <w:p w14:paraId="09719B09" w14:textId="77777777" w:rsidR="00BF60D8" w:rsidRPr="00194B53" w:rsidRDefault="00BF60D8" w:rsidP="00B077BF">
            <w:pPr>
              <w:snapToGrid w:val="0"/>
              <w:spacing w:after="80"/>
            </w:pPr>
            <w:r w:rsidRPr="00194B53">
              <w:t>Greffons DDAC et DME</w:t>
            </w:r>
          </w:p>
        </w:tc>
        <w:tc>
          <w:tcPr>
            <w:tcW w:w="2087" w:type="dxa"/>
            <w:hideMark/>
          </w:tcPr>
          <w:p w14:paraId="6655615D" w14:textId="77777777" w:rsidR="00BF60D8" w:rsidRPr="00194B53" w:rsidRDefault="00BF60D8" w:rsidP="00B077BF">
            <w:pPr>
              <w:snapToGrid w:val="0"/>
              <w:spacing w:after="80"/>
            </w:pPr>
            <w:r w:rsidRPr="00194B53">
              <w:t>NMP continu vs C</w:t>
            </w:r>
            <w:r>
              <w:t>H</w:t>
            </w:r>
            <w:r w:rsidRPr="00194B53">
              <w:t>S</w:t>
            </w:r>
          </w:p>
        </w:tc>
        <w:tc>
          <w:tcPr>
            <w:tcW w:w="1269" w:type="dxa"/>
            <w:hideMark/>
          </w:tcPr>
          <w:p w14:paraId="7485165B" w14:textId="77777777" w:rsidR="00BF60D8" w:rsidRPr="00194B53" w:rsidRDefault="00BF60D8" w:rsidP="00B077BF">
            <w:pPr>
              <w:snapToGrid w:val="0"/>
              <w:spacing w:after="80"/>
            </w:pPr>
            <w:r w:rsidRPr="00194B53">
              <w:t>20 centres (US)</w:t>
            </w:r>
          </w:p>
        </w:tc>
        <w:tc>
          <w:tcPr>
            <w:tcW w:w="1224" w:type="dxa"/>
          </w:tcPr>
          <w:p w14:paraId="30B79EA4" w14:textId="77777777" w:rsidR="00BF60D8" w:rsidRPr="00194B53" w:rsidRDefault="00BF60D8" w:rsidP="00B077BF">
            <w:pPr>
              <w:snapToGrid w:val="0"/>
              <w:spacing w:after="80"/>
            </w:pPr>
            <w:r w:rsidRPr="00194B53">
              <w:t>Portable Organ Care System</w:t>
            </w:r>
          </w:p>
        </w:tc>
        <w:tc>
          <w:tcPr>
            <w:tcW w:w="1265" w:type="dxa"/>
            <w:hideMark/>
          </w:tcPr>
          <w:p w14:paraId="0F4DBD8B" w14:textId="77777777" w:rsidR="00BF60D8" w:rsidRPr="00194B53" w:rsidRDefault="00BF60D8" w:rsidP="00B077BF">
            <w:pPr>
              <w:snapToGrid w:val="0"/>
              <w:spacing w:after="80"/>
            </w:pPr>
            <w:r w:rsidRPr="00194B53">
              <w:t>151 NMP 142 C</w:t>
            </w:r>
            <w:r>
              <w:t>H</w:t>
            </w:r>
            <w:r w:rsidRPr="00194B53">
              <w:t>S</w:t>
            </w:r>
          </w:p>
        </w:tc>
        <w:tc>
          <w:tcPr>
            <w:tcW w:w="2237" w:type="dxa"/>
            <w:hideMark/>
          </w:tcPr>
          <w:p w14:paraId="346D274F" w14:textId="77777777" w:rsidR="00BF60D8" w:rsidRPr="00194B53" w:rsidRDefault="00BF60D8" w:rsidP="00B077BF">
            <w:pPr>
              <w:snapToGrid w:val="0"/>
              <w:spacing w:after="80"/>
            </w:pPr>
            <w:r w:rsidRPr="00194B53">
              <w:t>Incidence EAD</w:t>
            </w:r>
          </w:p>
        </w:tc>
        <w:tc>
          <w:tcPr>
            <w:tcW w:w="4980" w:type="dxa"/>
            <w:hideMark/>
          </w:tcPr>
          <w:p w14:paraId="5A89C2D0" w14:textId="77777777" w:rsidR="00BF60D8" w:rsidRPr="00194B53" w:rsidRDefault="00BF60D8" w:rsidP="00B077BF">
            <w:pPr>
              <w:snapToGrid w:val="0"/>
              <w:spacing w:after="80"/>
            </w:pPr>
            <w:r w:rsidRPr="00194B53">
              <w:t>NMP continue réduit le taux de dysfonction primaire du greffon</w:t>
            </w:r>
            <w:r w:rsidRPr="00194B53">
              <w:br/>
              <w:t>NMP 18 % vs CFS 31 % (p = 0,01)</w:t>
            </w:r>
            <w:r w:rsidRPr="00194B53">
              <w:br/>
              <w:t>Pas de différence de survie greffon et receveur</w:t>
            </w:r>
          </w:p>
        </w:tc>
      </w:tr>
      <w:tr w:rsidR="00BF60D8" w:rsidRPr="00194B53" w14:paraId="2E2DCB26" w14:textId="77777777" w:rsidTr="00B077BF">
        <w:trPr>
          <w:trHeight w:val="567"/>
        </w:trPr>
        <w:tc>
          <w:tcPr>
            <w:tcW w:w="1563" w:type="dxa"/>
          </w:tcPr>
          <w:p w14:paraId="0A584E4F" w14:textId="77777777" w:rsidR="00BF60D8" w:rsidRPr="00194B53" w:rsidRDefault="00BF60D8" w:rsidP="00B077BF">
            <w:pPr>
              <w:snapToGrid w:val="0"/>
              <w:spacing w:after="80"/>
              <w:rPr>
                <w:b/>
                <w:bCs/>
                <w:i/>
                <w:iCs/>
              </w:rPr>
            </w:pPr>
            <w:r w:rsidRPr="00194B53">
              <w:rPr>
                <w:b/>
                <w:bCs/>
                <w:i/>
                <w:iCs/>
              </w:rPr>
              <w:t>Ghinolfi et al., 2019 </w:t>
            </w:r>
          </w:p>
        </w:tc>
        <w:tc>
          <w:tcPr>
            <w:tcW w:w="1273" w:type="dxa"/>
          </w:tcPr>
          <w:p w14:paraId="78C0F274" w14:textId="77777777" w:rsidR="00BF60D8" w:rsidRPr="00194B53" w:rsidRDefault="00BF60D8" w:rsidP="00B077BF">
            <w:pPr>
              <w:snapToGrid w:val="0"/>
              <w:spacing w:after="80"/>
            </w:pPr>
            <w:r w:rsidRPr="00194B53">
              <w:t>Greffons DME marginaux</w:t>
            </w:r>
          </w:p>
        </w:tc>
        <w:tc>
          <w:tcPr>
            <w:tcW w:w="2087" w:type="dxa"/>
          </w:tcPr>
          <w:p w14:paraId="1D225077" w14:textId="77777777" w:rsidR="00BF60D8" w:rsidRPr="00194B53" w:rsidRDefault="00BF60D8" w:rsidP="00B077BF">
            <w:pPr>
              <w:snapToGrid w:val="0"/>
              <w:spacing w:after="80"/>
            </w:pPr>
            <w:r w:rsidRPr="00194B53">
              <w:t>NMP post-ischémique vs C</w:t>
            </w:r>
            <w:r>
              <w:t>H</w:t>
            </w:r>
            <w:r w:rsidRPr="00194B53">
              <w:t>S</w:t>
            </w:r>
          </w:p>
        </w:tc>
        <w:tc>
          <w:tcPr>
            <w:tcW w:w="1269" w:type="dxa"/>
          </w:tcPr>
          <w:p w14:paraId="4875B6AD" w14:textId="77777777" w:rsidR="00BF60D8" w:rsidRPr="00194B53" w:rsidRDefault="00BF60D8" w:rsidP="00B077BF">
            <w:pPr>
              <w:snapToGrid w:val="0"/>
              <w:spacing w:after="80"/>
            </w:pPr>
            <w:r w:rsidRPr="00194B53">
              <w:t>1 centre (Europe)</w:t>
            </w:r>
          </w:p>
        </w:tc>
        <w:tc>
          <w:tcPr>
            <w:tcW w:w="1224" w:type="dxa"/>
          </w:tcPr>
          <w:p w14:paraId="66EDF5B1" w14:textId="77777777" w:rsidR="00BF60D8" w:rsidRPr="00194B53" w:rsidRDefault="00BF60D8" w:rsidP="00B077BF">
            <w:pPr>
              <w:snapToGrid w:val="0"/>
              <w:spacing w:after="80"/>
            </w:pPr>
            <w:r w:rsidRPr="00194B53">
              <w:t>Liver Assist©</w:t>
            </w:r>
            <w:r w:rsidRPr="00194B53">
              <w:br/>
              <w:t>DUAL perfusion</w:t>
            </w:r>
          </w:p>
        </w:tc>
        <w:tc>
          <w:tcPr>
            <w:tcW w:w="1265" w:type="dxa"/>
          </w:tcPr>
          <w:p w14:paraId="51F78840" w14:textId="77777777" w:rsidR="00BF60D8" w:rsidRPr="00194B53" w:rsidRDefault="00BF60D8" w:rsidP="00B077BF">
            <w:pPr>
              <w:snapToGrid w:val="0"/>
              <w:spacing w:after="80"/>
            </w:pPr>
            <w:r w:rsidRPr="00194B53">
              <w:t>10 NMP</w:t>
            </w:r>
            <w:r w:rsidRPr="00194B53">
              <w:br/>
              <w:t>10 C</w:t>
            </w:r>
            <w:r>
              <w:t>H</w:t>
            </w:r>
            <w:r w:rsidRPr="00194B53">
              <w:t>S</w:t>
            </w:r>
          </w:p>
        </w:tc>
        <w:tc>
          <w:tcPr>
            <w:tcW w:w="2237" w:type="dxa"/>
          </w:tcPr>
          <w:p w14:paraId="2032F03E" w14:textId="77777777" w:rsidR="00BF60D8" w:rsidRPr="00194B53" w:rsidRDefault="00BF60D8" w:rsidP="00B077BF">
            <w:pPr>
              <w:snapToGrid w:val="0"/>
              <w:spacing w:after="80"/>
            </w:pPr>
            <w:r w:rsidRPr="00194B53">
              <w:t>Survie greffon et receveur à 6 mois</w:t>
            </w:r>
          </w:p>
        </w:tc>
        <w:tc>
          <w:tcPr>
            <w:tcW w:w="4980" w:type="dxa"/>
          </w:tcPr>
          <w:p w14:paraId="5D375110" w14:textId="77777777" w:rsidR="00BF60D8" w:rsidRPr="00194B53" w:rsidRDefault="00BF60D8" w:rsidP="00B077BF">
            <w:pPr>
              <w:snapToGrid w:val="0"/>
              <w:spacing w:after="80"/>
            </w:pPr>
            <w:r w:rsidRPr="00194B53">
              <w:t>Survie post-greffe est comparable entre NMP post-ischémique et C</w:t>
            </w:r>
            <w:r>
              <w:t>HS</w:t>
            </w:r>
            <w:r w:rsidRPr="00194B53">
              <w:br/>
              <w:t>Survie greffon : NMP 90 % vs SCS 90 %</w:t>
            </w:r>
            <w:r w:rsidRPr="00194B53">
              <w:br/>
              <w:t>Survie receveur : NMP 100 % vs SCS 90 %</w:t>
            </w:r>
          </w:p>
        </w:tc>
      </w:tr>
      <w:tr w:rsidR="00BF60D8" w:rsidRPr="00194B53" w14:paraId="35B3C07F" w14:textId="77777777" w:rsidTr="00B077BF">
        <w:trPr>
          <w:trHeight w:val="567"/>
        </w:trPr>
        <w:tc>
          <w:tcPr>
            <w:tcW w:w="15898" w:type="dxa"/>
            <w:gridSpan w:val="8"/>
          </w:tcPr>
          <w:p w14:paraId="2DD73FB5" w14:textId="77777777" w:rsidR="00BF60D8" w:rsidRPr="00194B53" w:rsidRDefault="00BF60D8" w:rsidP="00B077BF">
            <w:pPr>
              <w:snapToGrid w:val="0"/>
              <w:spacing w:after="80"/>
            </w:pPr>
            <w:r w:rsidRPr="0074518D">
              <w:t>C</w:t>
            </w:r>
            <w:r>
              <w:t>H</w:t>
            </w:r>
            <w:r w:rsidRPr="0074518D">
              <w:t xml:space="preserve">S : conservation </w:t>
            </w:r>
            <w:r>
              <w:t>hypothermique</w:t>
            </w:r>
            <w:r w:rsidRPr="0074518D">
              <w:t xml:space="preserve"> statique ; DDAC : donneurs décédés après arrêt circulatoire ; DME : donneur en mort encéphalique ; EAD : dysfonction précoce du greffon ; NMP : perfusion normothermique.</w:t>
            </w:r>
          </w:p>
        </w:tc>
      </w:tr>
    </w:tbl>
    <w:p w14:paraId="4BEC9563" w14:textId="77777777" w:rsidR="00BF60D8" w:rsidRDefault="00BF60D8" w:rsidP="00BF60D8">
      <w:pPr>
        <w:sectPr w:rsidR="00BF60D8" w:rsidSect="00194B53">
          <w:pgSz w:w="16838" w:h="11906" w:orient="landscape"/>
          <w:pgMar w:top="1417" w:right="1417" w:bottom="1417" w:left="1417" w:header="708" w:footer="708" w:gutter="0"/>
          <w:cols w:space="708"/>
          <w:docGrid w:linePitch="360"/>
        </w:sectPr>
      </w:pPr>
    </w:p>
    <w:p w14:paraId="51CF38B3" w14:textId="77777777" w:rsidR="00BF60D8" w:rsidRPr="000B5C13" w:rsidRDefault="00BF60D8" w:rsidP="00BF60D8">
      <w:pPr>
        <w:pStyle w:val="Heading2"/>
      </w:pPr>
      <w:bookmarkStart w:id="22" w:name="_Toc191918852"/>
      <w:bookmarkStart w:id="23" w:name="_Toc191918851"/>
      <w:r w:rsidRPr="000B5C13">
        <w:lastRenderedPageBreak/>
        <w:t>Calendrier du projet</w:t>
      </w:r>
      <w:bookmarkEnd w:id="22"/>
    </w:p>
    <w:p w14:paraId="15BF0B8A" w14:textId="77777777" w:rsidR="00BF60D8" w:rsidRPr="002F525A" w:rsidRDefault="00BF60D8" w:rsidP="00BF60D8">
      <w:pPr>
        <w:snapToGrid w:val="0"/>
        <w:spacing w:after="80" w:line="240" w:lineRule="auto"/>
      </w:pPr>
      <w:r w:rsidRPr="002F525A">
        <w:t>Le délai estimé pour la réalisation de l’ensemble du projet est fixé à 1 an, incluant :</w:t>
      </w:r>
    </w:p>
    <w:p w14:paraId="5D2A5ECF" w14:textId="77777777" w:rsidR="00BF60D8" w:rsidRPr="002F525A" w:rsidRDefault="00BF60D8" w:rsidP="00BF60D8">
      <w:pPr>
        <w:numPr>
          <w:ilvl w:val="0"/>
          <w:numId w:val="25"/>
        </w:numPr>
        <w:snapToGrid w:val="0"/>
        <w:spacing w:after="80" w:line="240" w:lineRule="auto"/>
      </w:pPr>
      <w:r w:rsidRPr="002F525A">
        <w:t>La récupération et le traitement des 10 décharges sanguines.</w:t>
      </w:r>
    </w:p>
    <w:p w14:paraId="3D841573" w14:textId="77777777" w:rsidR="00BF60D8" w:rsidRPr="002F525A" w:rsidRDefault="00BF60D8" w:rsidP="00BF60D8">
      <w:pPr>
        <w:numPr>
          <w:ilvl w:val="0"/>
          <w:numId w:val="25"/>
        </w:numPr>
        <w:snapToGrid w:val="0"/>
        <w:spacing w:after="80" w:line="240" w:lineRule="auto"/>
      </w:pPr>
      <w:r w:rsidRPr="002F525A">
        <w:t>Les analyses biologiques détaillées (hématologie, biochimie, bactériologie, marqueurs inflammatoires, hémolyse).</w:t>
      </w:r>
    </w:p>
    <w:p w14:paraId="0F37A5FC" w14:textId="77777777" w:rsidR="00BF60D8" w:rsidRDefault="00BF60D8" w:rsidP="00BF60D8">
      <w:pPr>
        <w:numPr>
          <w:ilvl w:val="0"/>
          <w:numId w:val="25"/>
        </w:numPr>
        <w:snapToGrid w:val="0"/>
        <w:spacing w:after="80" w:line="240" w:lineRule="auto"/>
      </w:pPr>
      <w:r w:rsidRPr="002F525A">
        <w:t>L’exploitation des résultats pour évaluer la viabilité et la qualité du concentré globulaire du donneur.</w:t>
      </w:r>
    </w:p>
    <w:p w14:paraId="64E779C7" w14:textId="77777777" w:rsidR="00BF60D8" w:rsidRPr="002F525A" w:rsidRDefault="00BF60D8" w:rsidP="00BF60D8">
      <w:pPr>
        <w:snapToGrid w:val="0"/>
        <w:spacing w:after="80" w:line="240" w:lineRule="auto"/>
      </w:pPr>
      <w:r>
        <w:rPr>
          <w:noProof/>
        </w:rPr>
        <mc:AlternateContent>
          <mc:Choice Requires="wps">
            <w:drawing>
              <wp:anchor distT="45720" distB="45720" distL="114300" distR="114300" simplePos="0" relativeHeight="251667456" behindDoc="0" locked="0" layoutInCell="1" allowOverlap="1" wp14:anchorId="52C2080C" wp14:editId="78BB9B62">
                <wp:simplePos x="0" y="0"/>
                <wp:positionH relativeFrom="margin">
                  <wp:posOffset>0</wp:posOffset>
                </wp:positionH>
                <wp:positionV relativeFrom="paragraph">
                  <wp:posOffset>265430</wp:posOffset>
                </wp:positionV>
                <wp:extent cx="5603240" cy="1404620"/>
                <wp:effectExtent l="0" t="0" r="16510" b="27305"/>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1404620"/>
                        </a:xfrm>
                        <a:prstGeom prst="rect">
                          <a:avLst/>
                        </a:prstGeom>
                        <a:solidFill>
                          <a:srgbClr val="FFFFFF"/>
                        </a:solidFill>
                        <a:ln w="9525">
                          <a:solidFill>
                            <a:srgbClr val="000000"/>
                          </a:solidFill>
                          <a:miter lim="800000"/>
                          <a:headEnd/>
                          <a:tailEnd/>
                        </a:ln>
                      </wps:spPr>
                      <wps:txbx>
                        <w:txbxContent>
                          <w:p w14:paraId="088165FF" w14:textId="77777777" w:rsidR="00BF60D8" w:rsidRDefault="00BF60D8" w:rsidP="00BF60D8">
                            <w:pPr>
                              <w:rPr>
                                <w:b/>
                                <w:bCs/>
                                <w:u w:val="single"/>
                              </w:rPr>
                            </w:pPr>
                            <w:r w:rsidRPr="002D697C">
                              <w:rPr>
                                <w:b/>
                                <w:bCs/>
                                <w:u w:val="single"/>
                              </w:rPr>
                              <w:t xml:space="preserve">Participation de l’étudiant : </w:t>
                            </w:r>
                          </w:p>
                          <w:p w14:paraId="67328F6C" w14:textId="77777777" w:rsidR="00BF60D8" w:rsidRPr="00A955BC" w:rsidRDefault="00BF60D8" w:rsidP="00BF60D8">
                            <w:pPr>
                              <w:pStyle w:val="ListParagraph"/>
                              <w:numPr>
                                <w:ilvl w:val="0"/>
                                <w:numId w:val="28"/>
                              </w:numPr>
                              <w:rPr>
                                <w:b/>
                                <w:bCs/>
                                <w:u w:val="single"/>
                              </w:rPr>
                            </w:pPr>
                            <w:r>
                              <w:t>Collecte de l’ensemble des données</w:t>
                            </w:r>
                          </w:p>
                          <w:p w14:paraId="19B50D62" w14:textId="00E1FEAE" w:rsidR="00BF60D8" w:rsidRPr="009C73DC" w:rsidRDefault="00BF60D8" w:rsidP="00BF60D8">
                            <w:pPr>
                              <w:pStyle w:val="ListParagraph"/>
                              <w:numPr>
                                <w:ilvl w:val="0"/>
                                <w:numId w:val="28"/>
                              </w:numPr>
                              <w:rPr>
                                <w:b/>
                                <w:bCs/>
                                <w:u w:val="single"/>
                              </w:rPr>
                            </w:pPr>
                            <w:r>
                              <w:t xml:space="preserve">Analyse statistique et interprétation des résultats </w:t>
                            </w:r>
                          </w:p>
                          <w:p w14:paraId="78F40018" w14:textId="47A2D77B" w:rsidR="009C73DC" w:rsidRPr="002D697C" w:rsidRDefault="009C73DC" w:rsidP="00BF60D8">
                            <w:pPr>
                              <w:pStyle w:val="ListParagraph"/>
                              <w:numPr>
                                <w:ilvl w:val="0"/>
                                <w:numId w:val="28"/>
                              </w:numPr>
                              <w:rPr>
                                <w:b/>
                                <w:bCs/>
                                <w:u w:val="single"/>
                              </w:rPr>
                            </w:pPr>
                            <w:r>
                              <w:t xml:space="preserve">Rédaction scientifique pour publication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C2080C" id="_x0000_s1029" type="#_x0000_t202" style="position:absolute;margin-left:0;margin-top:20.9pt;width:441.2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">
                <v:textbox style="mso-fit-shape-to-text:t">
                  <w:txbxContent>
                    <w:p w14:paraId="088165FF" w14:textId="77777777" w:rsidR="00BF60D8" w:rsidRDefault="00BF60D8" w:rsidP="00BF60D8">
                      <w:pPr>
                        <w:rPr>
                          <w:b/>
                          <w:bCs/>
                          <w:u w:val="single"/>
                        </w:rPr>
                      </w:pPr>
                      <w:r w:rsidRPr="002D697C">
                        <w:rPr>
                          <w:b/>
                          <w:bCs/>
                          <w:u w:val="single"/>
                        </w:rPr>
                        <w:t xml:space="preserve">Participation de l’étudiant : </w:t>
                      </w:r>
                    </w:p>
                    <w:p w14:paraId="67328F6C" w14:textId="77777777" w:rsidR="00BF60D8" w:rsidRPr="00A955BC" w:rsidRDefault="00BF60D8" w:rsidP="00BF60D8">
                      <w:pPr>
                        <w:pStyle w:val="Paragraphedeliste"/>
                        <w:numPr>
                          <w:ilvl w:val="0"/>
                          <w:numId w:val="28"/>
                        </w:numPr>
                        <w:rPr>
                          <w:b/>
                          <w:bCs/>
                          <w:u w:val="single"/>
                        </w:rPr>
                      </w:pPr>
                      <w:r>
                        <w:t>Collecte de l’ensemble des données</w:t>
                      </w:r>
                    </w:p>
                    <w:p w14:paraId="19B50D62" w14:textId="00E1FEAE" w:rsidR="00BF60D8" w:rsidRPr="009C73DC" w:rsidRDefault="00BF60D8" w:rsidP="00BF60D8">
                      <w:pPr>
                        <w:pStyle w:val="Paragraphedeliste"/>
                        <w:numPr>
                          <w:ilvl w:val="0"/>
                          <w:numId w:val="28"/>
                        </w:numPr>
                        <w:rPr>
                          <w:b/>
                          <w:bCs/>
                          <w:u w:val="single"/>
                        </w:rPr>
                      </w:pPr>
                      <w:r>
                        <w:t xml:space="preserve">Analyse statistique et interprétation des résultats </w:t>
                      </w:r>
                    </w:p>
                    <w:p w14:paraId="78F40018" w14:textId="47A2D77B" w:rsidR="009C73DC" w:rsidRPr="002D697C" w:rsidRDefault="009C73DC" w:rsidP="00BF60D8">
                      <w:pPr>
                        <w:pStyle w:val="Paragraphedeliste"/>
                        <w:numPr>
                          <w:ilvl w:val="0"/>
                          <w:numId w:val="28"/>
                        </w:numPr>
                        <w:rPr>
                          <w:b/>
                          <w:bCs/>
                          <w:u w:val="single"/>
                        </w:rPr>
                      </w:pPr>
                      <w:r>
                        <w:t xml:space="preserve">Rédaction scientifique pour publication </w:t>
                      </w:r>
                    </w:p>
                  </w:txbxContent>
                </v:textbox>
                <w10:wrap type="square" anchorx="margin"/>
              </v:shape>
            </w:pict>
          </mc:Fallback>
        </mc:AlternateContent>
      </w:r>
    </w:p>
    <w:p w14:paraId="1F37C134" w14:textId="77777777" w:rsidR="00BF60D8" w:rsidRPr="000B5C13" w:rsidRDefault="00BF60D8" w:rsidP="00BF60D8">
      <w:pPr>
        <w:snapToGrid w:val="0"/>
        <w:spacing w:after="80" w:line="240" w:lineRule="auto"/>
      </w:pPr>
      <w:r w:rsidRPr="002F525A">
        <w:t>Ce calendrier permettra d’évaluer rapidement l’efficacité et la faisabilité de cette approche, en vue d’une éventuelle extension à une application clinique plus larg</w:t>
      </w:r>
      <w:r>
        <w:t>e.</w:t>
      </w:r>
    </w:p>
    <w:p w14:paraId="38FBAFAC" w14:textId="77777777" w:rsidR="00BF60D8" w:rsidRDefault="00BF60D8" w:rsidP="00BF60D8">
      <w:pPr>
        <w:pStyle w:val="Heading1"/>
      </w:pPr>
      <w:bookmarkStart w:id="24" w:name="_Toc191918853"/>
      <w:r>
        <w:t>Projet professionnel</w:t>
      </w:r>
      <w:bookmarkEnd w:id="24"/>
    </w:p>
    <w:p w14:paraId="49CAD5BC" w14:textId="2B7EEE75" w:rsidR="00C134F1" w:rsidRDefault="00C134F1" w:rsidP="00C134F1">
      <w:r>
        <w:t>Je souhaite m’engager dans une carrière hospitalo-universitaire afin d’associer pratique clinique et chirurgicale, recherche scientifique et enseignement. Depuis le début de mes études de médecine, mon intérêt pour la recherche s’est concrétisé à travers la réalisation d’un Master 1 et plusieurs travaux menés depuis le début de mon internat.</w:t>
      </w:r>
    </w:p>
    <w:p w14:paraId="05766EA2" w14:textId="60FBED38" w:rsidR="00C134F1" w:rsidRDefault="00C134F1" w:rsidP="00C134F1">
      <w:r>
        <w:t>Mon objectif est de poursuivre ma formation en chirurgie hépato-biliaire, et plus particulièrement en transplantation hépatique. Ce master représente une opportunité structurante, permettant d’intégrer le programme de transplantation hépatique de la Pitié-Salpêtrière, d’acquérir une expérience dans l’utilisation des machines de perfusion et de participer aux analyses biologiques et statistiques du protocole. Cette expérience me permettra d’acquérir des compétences essentielles pour allier expertise chirurgicale et recherche translationnelle dans ma future pratique.</w:t>
      </w:r>
    </w:p>
    <w:p w14:paraId="0088A6D4" w14:textId="77777777" w:rsidR="00BF60D8" w:rsidRDefault="00BF60D8">
      <w:pPr>
        <w:rPr>
          <w:rFonts w:asciiTheme="majorHAnsi" w:eastAsiaTheme="majorEastAsia" w:hAnsiTheme="majorHAnsi" w:cstheme="majorBidi"/>
          <w:color w:val="2F5496" w:themeColor="accent1" w:themeShade="BF"/>
          <w:sz w:val="26"/>
          <w:szCs w:val="26"/>
        </w:rPr>
      </w:pPr>
      <w:r>
        <w:br w:type="page"/>
      </w:r>
    </w:p>
    <w:p w14:paraId="6EAA9521" w14:textId="5044F570" w:rsidR="00BF60D8" w:rsidRDefault="00BF60D8" w:rsidP="00BF60D8">
      <w:pPr>
        <w:pStyle w:val="Heading2"/>
      </w:pPr>
      <w:r>
        <w:lastRenderedPageBreak/>
        <w:t>Bibliographie</w:t>
      </w:r>
      <w:bookmarkEnd w:id="23"/>
    </w:p>
    <w:p w14:paraId="2128118B" w14:textId="5439DA27" w:rsidR="00BF60D8" w:rsidRPr="002F525A" w:rsidRDefault="00BF60D8" w:rsidP="00BF60D8">
      <w:pPr>
        <w:pStyle w:val="Bibliography"/>
      </w:pPr>
      <w:r>
        <w:fldChar w:fldCharType="begin"/>
      </w:r>
      <w:r>
        <w:instrText xml:space="preserve"> ADDIN ZOTERO_BIBL {"uncited":[],"omitted":[],"custom":[]} CSL_BIBLIOGRAPHY </w:instrText>
      </w:r>
      <w:r>
        <w:fldChar w:fldCharType="separate"/>
      </w:r>
      <w:r w:rsidRPr="002F525A">
        <w:t>1.</w:t>
      </w:r>
      <w:r w:rsidRPr="002F525A">
        <w:tab/>
        <w:t>Agence de la biomédecine - Le rapport annuel médical et scientifique 2017 [Internet].. Disponible sur: https://www.agence-biomedecine.fr/annexes/bilan2017/donnees/organes/05-foie/synthese.htm</w:t>
      </w:r>
    </w:p>
    <w:p w14:paraId="1935D365" w14:textId="77777777" w:rsidR="00BF60D8" w:rsidRPr="00D538E4" w:rsidRDefault="00BF60D8" w:rsidP="00BF60D8">
      <w:pPr>
        <w:pStyle w:val="Bibliography"/>
        <w:rPr>
          <w:lang w:val="en-US"/>
        </w:rPr>
      </w:pPr>
      <w:r w:rsidRPr="002F525A">
        <w:t>2.</w:t>
      </w:r>
      <w:r w:rsidRPr="002F525A">
        <w:tab/>
        <w:t xml:space="preserve">Muller X, Rossignol G, Mohkam K, Mabrut JY. Stratégies de conservation des greffons en transplantation hépatique – progrès et perspectives en France. </w:t>
      </w:r>
      <w:r w:rsidRPr="00D538E4">
        <w:rPr>
          <w:lang w:val="en-US"/>
        </w:rPr>
        <w:t>J Chir Viscérale. 1 oct 2022;159(5):412</w:t>
      </w:r>
      <w:r w:rsidRPr="00D538E4">
        <w:rPr>
          <w:rFonts w:ascii="Cambria Math" w:hAnsi="Cambria Math" w:cs="Cambria Math"/>
          <w:lang w:val="en-US"/>
        </w:rPr>
        <w:t>‑</w:t>
      </w:r>
      <w:r w:rsidRPr="00D538E4">
        <w:rPr>
          <w:lang w:val="en-US"/>
        </w:rPr>
        <w:t xml:space="preserve">22. </w:t>
      </w:r>
    </w:p>
    <w:p w14:paraId="40FB919F" w14:textId="77777777" w:rsidR="00BF60D8" w:rsidRPr="00D538E4" w:rsidRDefault="00BF60D8" w:rsidP="00BF60D8">
      <w:pPr>
        <w:pStyle w:val="Bibliography"/>
        <w:rPr>
          <w:lang w:val="en-US"/>
        </w:rPr>
      </w:pPr>
      <w:r w:rsidRPr="00D538E4">
        <w:rPr>
          <w:lang w:val="en-US"/>
        </w:rPr>
        <w:t>3.</w:t>
      </w:r>
      <w:r w:rsidRPr="00D538E4">
        <w:rPr>
          <w:lang w:val="en-US"/>
        </w:rPr>
        <w:tab/>
        <w:t xml:space="preserve">Morariu AM, vd Plaats A, v Oeveren W, ’t Hart NA, Leuvenink HGD, Graaff R, et al. HYPERAGGREGATING EFFECT OF HYDROXYETHYL STARCH COMPONENTS AND UNIVERSITY OF WISCONSIN SOLUTION ON HUMAN RED BLOOD CELLS: A RISK OF IMPAIRED GRAFT PERFUSION IN ORGAN PROCUREMENT? Transplantation. 15 juill 2003;76(1):37. </w:t>
      </w:r>
    </w:p>
    <w:p w14:paraId="0E0E68FE" w14:textId="77777777" w:rsidR="00BF60D8" w:rsidRPr="002F525A" w:rsidRDefault="00BF60D8" w:rsidP="00BF60D8">
      <w:pPr>
        <w:pStyle w:val="Bibliography"/>
      </w:pPr>
      <w:r w:rsidRPr="00D538E4">
        <w:rPr>
          <w:lang w:val="en-US"/>
        </w:rPr>
        <w:t>4.</w:t>
      </w:r>
      <w:r w:rsidRPr="00D538E4">
        <w:rPr>
          <w:lang w:val="en-US"/>
        </w:rPr>
        <w:tab/>
        <w:t xml:space="preserve">Jayant K, Reccia I, Virdis F, Shapiro AMJ. The Role of Normothermic Perfusion in Liver Transplantation (TRaNsIT Study): A Systematic Review of Preliminary Studies. </w:t>
      </w:r>
      <w:r w:rsidRPr="002F525A">
        <w:t xml:space="preserve">HPB Surg. 2018;2018(1):6360423. </w:t>
      </w:r>
    </w:p>
    <w:p w14:paraId="59DE7EC9" w14:textId="77777777" w:rsidR="00BF60D8" w:rsidRPr="00D538E4" w:rsidRDefault="00BF60D8" w:rsidP="00BF60D8">
      <w:pPr>
        <w:pStyle w:val="Bibliography"/>
        <w:rPr>
          <w:lang w:val="en-US"/>
        </w:rPr>
      </w:pPr>
      <w:r w:rsidRPr="002F525A">
        <w:t>5.</w:t>
      </w:r>
      <w:r w:rsidRPr="002F525A">
        <w:tab/>
        <w:t xml:space="preserve">Goumard C, Turco C, Sakka M, Aoudjehane L, Lesnik P, Savier E, et al. </w:t>
      </w:r>
      <w:r w:rsidRPr="00D538E4">
        <w:rPr>
          <w:lang w:val="en-US"/>
        </w:rPr>
        <w:t xml:space="preserve">Ex-Vivo Pharmacological Defatting of the Liver: A Review. J Clin Med. janv 2021;10(6):1253. </w:t>
      </w:r>
    </w:p>
    <w:p w14:paraId="47B2CCCC" w14:textId="77777777" w:rsidR="00BF60D8" w:rsidRPr="00D538E4" w:rsidRDefault="00BF60D8" w:rsidP="00BF60D8">
      <w:pPr>
        <w:pStyle w:val="Bibliography"/>
        <w:rPr>
          <w:lang w:val="en-US"/>
        </w:rPr>
      </w:pPr>
      <w:r w:rsidRPr="00D538E4">
        <w:rPr>
          <w:lang w:val="en-US"/>
        </w:rPr>
        <w:t>6.</w:t>
      </w:r>
      <w:r w:rsidRPr="00D538E4">
        <w:rPr>
          <w:lang w:val="en-US"/>
        </w:rPr>
        <w:tab/>
        <w:t>Boteon YL, Boteon APCS, Attard J, Mergental H, Mirza DF, Bhogal RH, et al. Ex situ machine perfusion as a tool to recondition steatotic donor livers: Troublesome features of fatty livers and the role of defatting therapies. A systematic review. Am J Transplant. 1 oct 2018;18(10):2384</w:t>
      </w:r>
      <w:r w:rsidRPr="00D538E4">
        <w:rPr>
          <w:rFonts w:ascii="Cambria Math" w:hAnsi="Cambria Math" w:cs="Cambria Math"/>
          <w:lang w:val="en-US"/>
        </w:rPr>
        <w:t>‑</w:t>
      </w:r>
      <w:r w:rsidRPr="00D538E4">
        <w:rPr>
          <w:lang w:val="en-US"/>
        </w:rPr>
        <w:t xml:space="preserve">99. </w:t>
      </w:r>
    </w:p>
    <w:p w14:paraId="3167778A" w14:textId="77777777" w:rsidR="00BF60D8" w:rsidRPr="00D538E4" w:rsidRDefault="00BF60D8" w:rsidP="00BF60D8">
      <w:pPr>
        <w:pStyle w:val="Bibliography"/>
        <w:rPr>
          <w:lang w:val="en-US"/>
        </w:rPr>
      </w:pPr>
      <w:r w:rsidRPr="00D538E4">
        <w:rPr>
          <w:lang w:val="en-US"/>
        </w:rPr>
        <w:t>7.</w:t>
      </w:r>
      <w:r w:rsidRPr="00D538E4">
        <w:rPr>
          <w:lang w:val="en-US"/>
        </w:rPr>
        <w:tab/>
        <w:t>Nasralla D, Coussios CC, Mergental H, Akhtar MZ, Butler AJ, Ceresa CDL, et al. A randomized trial of normothermic preservation in liver transplantation. Nature. mai 2018;557(7703):50</w:t>
      </w:r>
      <w:r w:rsidRPr="00D538E4">
        <w:rPr>
          <w:rFonts w:ascii="Cambria Math" w:hAnsi="Cambria Math" w:cs="Cambria Math"/>
          <w:lang w:val="en-US"/>
        </w:rPr>
        <w:t>‑</w:t>
      </w:r>
      <w:r w:rsidRPr="00D538E4">
        <w:rPr>
          <w:lang w:val="en-US"/>
        </w:rPr>
        <w:t xml:space="preserve">6. </w:t>
      </w:r>
    </w:p>
    <w:p w14:paraId="6961C345" w14:textId="77777777" w:rsidR="00BF60D8" w:rsidRPr="002F525A" w:rsidRDefault="00BF60D8" w:rsidP="00BF60D8">
      <w:pPr>
        <w:pStyle w:val="Bibliography"/>
      </w:pPr>
      <w:r w:rsidRPr="00D538E4">
        <w:rPr>
          <w:lang w:val="en-US"/>
        </w:rPr>
        <w:t>8.</w:t>
      </w:r>
      <w:r w:rsidRPr="00D538E4">
        <w:rPr>
          <w:lang w:val="en-US"/>
        </w:rPr>
        <w:tab/>
        <w:t xml:space="preserve">Markmann JF, Abouljoud MS, Ghobrial RM, Bhati CS, Pelletier SJ, Lu AD, et al. Impact of Portable Normothermic Blood-Based Machine Perfusion on Outcomes of Liver Transplant: The OCS Liver PROTECT Randomized Clinical Trial. </w:t>
      </w:r>
      <w:r w:rsidRPr="002F525A">
        <w:t>JAMA Surg. 1 mars 2022;157(3):189</w:t>
      </w:r>
      <w:r w:rsidRPr="002F525A">
        <w:rPr>
          <w:rFonts w:ascii="Cambria Math" w:hAnsi="Cambria Math" w:cs="Cambria Math"/>
        </w:rPr>
        <w:t>‑</w:t>
      </w:r>
      <w:r w:rsidRPr="002F525A">
        <w:t xml:space="preserve">98. </w:t>
      </w:r>
    </w:p>
    <w:p w14:paraId="668D1B9C" w14:textId="77777777" w:rsidR="00BF60D8" w:rsidRPr="00D538E4" w:rsidRDefault="00BF60D8" w:rsidP="00BF60D8">
      <w:pPr>
        <w:pStyle w:val="Bibliography"/>
        <w:rPr>
          <w:lang w:val="en-US"/>
        </w:rPr>
      </w:pPr>
      <w:r w:rsidRPr="002F525A">
        <w:t>9.</w:t>
      </w:r>
      <w:r w:rsidRPr="002F525A">
        <w:tab/>
        <w:t xml:space="preserve">Ghinolfi D, Rreka E, De Tata V, Franzini M, Pezzati D, Fierabracci V, et al. </w:t>
      </w:r>
      <w:r w:rsidRPr="00D538E4">
        <w:rPr>
          <w:lang w:val="en-US"/>
        </w:rPr>
        <w:t>Pilot, Open, Randomized, Prospective Trial for Normothermic Machine Perfusion Evaluation in Liver Transplantation From Older Donors. Liver Transpl. 2019;25(3):436</w:t>
      </w:r>
      <w:r w:rsidRPr="00D538E4">
        <w:rPr>
          <w:rFonts w:ascii="Cambria Math" w:hAnsi="Cambria Math" w:cs="Cambria Math"/>
          <w:lang w:val="en-US"/>
        </w:rPr>
        <w:t>‑</w:t>
      </w:r>
      <w:r w:rsidRPr="00D538E4">
        <w:rPr>
          <w:lang w:val="en-US"/>
        </w:rPr>
        <w:t xml:space="preserve">49. </w:t>
      </w:r>
    </w:p>
    <w:p w14:paraId="4E691EF1" w14:textId="77777777" w:rsidR="00BF60D8" w:rsidRPr="00D538E4" w:rsidRDefault="00BF60D8" w:rsidP="00BF60D8">
      <w:pPr>
        <w:pStyle w:val="Bibliography"/>
        <w:rPr>
          <w:lang w:val="en-US"/>
        </w:rPr>
      </w:pPr>
      <w:r w:rsidRPr="00D538E4">
        <w:rPr>
          <w:lang w:val="en-US"/>
        </w:rPr>
        <w:t>10.</w:t>
      </w:r>
      <w:r w:rsidRPr="00D538E4">
        <w:rPr>
          <w:lang w:val="en-US"/>
        </w:rPr>
        <w:tab/>
        <w:t>Warnecke G, Van Raemdonck D, Smith MA, Massard G, Kukreja J, Rea F, et al. Normothermic ex-vivo preservation with the portable Organ Care System Lung device for bilateral lung transplantation (INSPIRE): a randomised, open-label, non-inferiority, phase 3 study. Lancet Respir Med. 1 mai 2018;6(5):357</w:t>
      </w:r>
      <w:r w:rsidRPr="00D538E4">
        <w:rPr>
          <w:rFonts w:ascii="Cambria Math" w:hAnsi="Cambria Math" w:cs="Cambria Math"/>
          <w:lang w:val="en-US"/>
        </w:rPr>
        <w:t>‑</w:t>
      </w:r>
      <w:r w:rsidRPr="00D538E4">
        <w:rPr>
          <w:lang w:val="en-US"/>
        </w:rPr>
        <w:t xml:space="preserve">67. </w:t>
      </w:r>
    </w:p>
    <w:p w14:paraId="31D4D347" w14:textId="77777777" w:rsidR="00BF60D8" w:rsidRPr="002F525A" w:rsidRDefault="00BF60D8" w:rsidP="00BF60D8">
      <w:pPr>
        <w:pStyle w:val="Bibliography"/>
      </w:pPr>
      <w:r w:rsidRPr="00D538E4">
        <w:rPr>
          <w:lang w:val="en-US"/>
        </w:rPr>
        <w:t>11.</w:t>
      </w:r>
      <w:r w:rsidRPr="00D538E4">
        <w:rPr>
          <w:lang w:val="en-US"/>
        </w:rPr>
        <w:tab/>
        <w:t xml:space="preserve">Ardehali A, Esmailian F, Deng M, Soltesz E, Hsich E, Naka Y, et al. Ex-vivo perfusion of donor hearts for human heart transplantation (PROCEED II): a prospective, open-label, multicentre, randomised non-inferiority trial. </w:t>
      </w:r>
      <w:r w:rsidRPr="002F525A">
        <w:t>The Lancet. 27 juin 2015;385(9987):2577</w:t>
      </w:r>
      <w:r w:rsidRPr="002F525A">
        <w:rPr>
          <w:rFonts w:ascii="Cambria Math" w:hAnsi="Cambria Math" w:cs="Cambria Math"/>
        </w:rPr>
        <w:t>‑</w:t>
      </w:r>
      <w:r w:rsidRPr="002F525A">
        <w:t xml:space="preserve">84. </w:t>
      </w:r>
    </w:p>
    <w:p w14:paraId="4CBA0875" w14:textId="77777777" w:rsidR="00BF60D8" w:rsidRPr="00D538E4" w:rsidRDefault="00BF60D8" w:rsidP="00BF60D8">
      <w:pPr>
        <w:pStyle w:val="Bibliography"/>
        <w:rPr>
          <w:lang w:val="en-US"/>
        </w:rPr>
      </w:pPr>
      <w:r w:rsidRPr="002F525A">
        <w:t>12.</w:t>
      </w:r>
      <w:r w:rsidRPr="002F525A">
        <w:tab/>
        <w:t xml:space="preserve">Matton APM, Burlage LC, van Rijn R, de Vries Y, Karangwa SA, Nijsten MW, et al. </w:t>
      </w:r>
      <w:r w:rsidRPr="00D538E4">
        <w:rPr>
          <w:lang w:val="en-US"/>
        </w:rPr>
        <w:t xml:space="preserve">Normothermic machine perfusion of donor livers without the need for human blood products. Liver Transpl. avr 2018;24(4):528. </w:t>
      </w:r>
    </w:p>
    <w:p w14:paraId="17E35D27" w14:textId="77777777" w:rsidR="00BF60D8" w:rsidRPr="00D538E4" w:rsidRDefault="00BF60D8" w:rsidP="00BF60D8">
      <w:pPr>
        <w:pStyle w:val="Bibliography"/>
        <w:rPr>
          <w:lang w:val="en-US"/>
        </w:rPr>
      </w:pPr>
      <w:r w:rsidRPr="00D538E4">
        <w:rPr>
          <w:lang w:val="en-US"/>
        </w:rPr>
        <w:t>13.</w:t>
      </w:r>
      <w:r w:rsidRPr="00D538E4">
        <w:rPr>
          <w:lang w:val="en-US"/>
        </w:rPr>
        <w:tab/>
        <w:t xml:space="preserve">Mackenzie CF, Dubé GP, Pitman A, Zafirelis M. Users Guide to Pitfalls and Lessons Learned About HBOC-201 During Clinical Trials, Expanded Access, and Clinical Use in 1,701 Patients. Shock. oct 2019;52(1S):92. </w:t>
      </w:r>
    </w:p>
    <w:p w14:paraId="0879632F" w14:textId="77777777" w:rsidR="00BF60D8" w:rsidRPr="00D538E4" w:rsidRDefault="00BF60D8" w:rsidP="00BF60D8">
      <w:pPr>
        <w:pStyle w:val="Bibliography"/>
        <w:rPr>
          <w:lang w:val="en-US"/>
        </w:rPr>
      </w:pPr>
      <w:r w:rsidRPr="00D538E4">
        <w:rPr>
          <w:lang w:val="en-US"/>
        </w:rPr>
        <w:lastRenderedPageBreak/>
        <w:t>14.</w:t>
      </w:r>
      <w:r w:rsidRPr="00D538E4">
        <w:rPr>
          <w:lang w:val="en-US"/>
        </w:rPr>
        <w:tab/>
        <w:t xml:space="preserve">Meur YL, Nowak E, Barrou B, Thierry A, Badet L, Buchler M, et al. Evaluation of the efficacy of HEMO2life®, a marine OXYgen carrier for Organ Preservation (OxyOp2) in renal transplantation: study protocol for a multicenter randomized trial. Trials. 1 mai 2023;24:302. </w:t>
      </w:r>
    </w:p>
    <w:p w14:paraId="33DEB686" w14:textId="77777777" w:rsidR="00BF60D8" w:rsidRPr="002F525A" w:rsidRDefault="00BF60D8" w:rsidP="00BF60D8">
      <w:pPr>
        <w:pStyle w:val="Bibliography"/>
      </w:pPr>
      <w:r w:rsidRPr="00D538E4">
        <w:rPr>
          <w:lang w:val="en-US"/>
        </w:rPr>
        <w:t>15.</w:t>
      </w:r>
      <w:r w:rsidRPr="00D538E4">
        <w:rPr>
          <w:lang w:val="en-US"/>
        </w:rPr>
        <w:tab/>
        <w:t xml:space="preserve">Meybohm P, Choorapoikayil S, Wessels A, Herrmann E, Zacharowski K, Spahn DR. Washed cell salvage in surgical patients: A review and meta-analysis of prospective randomized trials under PRISMA. </w:t>
      </w:r>
      <w:r w:rsidRPr="002F525A">
        <w:t xml:space="preserve">Medicine (Baltimore). août 2016;95(31):e4490. </w:t>
      </w:r>
    </w:p>
    <w:p w14:paraId="020D1238" w14:textId="77777777" w:rsidR="00BF60D8" w:rsidRPr="002F525A" w:rsidRDefault="00BF60D8" w:rsidP="00BF60D8">
      <w:pPr>
        <w:pStyle w:val="Bibliography"/>
      </w:pPr>
      <w:r w:rsidRPr="002F525A">
        <w:t>16.</w:t>
      </w:r>
      <w:r w:rsidRPr="002F525A">
        <w:tab/>
        <w:t xml:space="preserve">Bocquet-Lecinq A, Brice A, Mercier FJ. RÉCUPÉRATION PEROPÉRATOIRE DU SANG (CELL SAVER) EN GYNÉCOLOGIE-OBSTÉTRIQUE. </w:t>
      </w:r>
    </w:p>
    <w:p w14:paraId="4A809229" w14:textId="77777777" w:rsidR="00BF60D8" w:rsidRPr="00D538E4" w:rsidRDefault="00BF60D8" w:rsidP="00BF60D8">
      <w:pPr>
        <w:pStyle w:val="Bibliography"/>
        <w:rPr>
          <w:lang w:val="en-US"/>
        </w:rPr>
      </w:pPr>
      <w:r w:rsidRPr="00D538E4">
        <w:rPr>
          <w:lang w:val="en-US"/>
        </w:rPr>
        <w:t>17.</w:t>
      </w:r>
      <w:r w:rsidRPr="00D538E4">
        <w:rPr>
          <w:lang w:val="en-US"/>
        </w:rPr>
        <w:tab/>
        <w:t xml:space="preserve">Oku T, Harasaki H, Smith W, Nosé Y. A Comparative Study of Four Nonpulsatile Pumps. ASAIO J. sept 1988;34(3):500. </w:t>
      </w:r>
    </w:p>
    <w:p w14:paraId="417401FE" w14:textId="77777777" w:rsidR="00BF60D8" w:rsidRPr="00D538E4" w:rsidRDefault="00BF60D8" w:rsidP="00BF60D8">
      <w:pPr>
        <w:pStyle w:val="Bibliography"/>
        <w:rPr>
          <w:lang w:val="en-US"/>
        </w:rPr>
      </w:pPr>
      <w:r w:rsidRPr="00D538E4">
        <w:rPr>
          <w:lang w:val="en-US"/>
        </w:rPr>
        <w:t>18.</w:t>
      </w:r>
      <w:r w:rsidRPr="00D538E4">
        <w:rPr>
          <w:lang w:val="en-US"/>
        </w:rPr>
        <w:tab/>
        <w:t>Moen O, Fosse E, Bråten J, Andersson C, Fagerhol MK, Venge P, et al. Roller and centrifugal pumps compared in vitro with regard to haemolysis, granulocyte and complement activation. Perfusion. mars 1994;9(2):109</w:t>
      </w:r>
      <w:r w:rsidRPr="00D538E4">
        <w:rPr>
          <w:rFonts w:ascii="Cambria Math" w:hAnsi="Cambria Math" w:cs="Cambria Math"/>
          <w:lang w:val="en-US"/>
        </w:rPr>
        <w:t>‑</w:t>
      </w:r>
      <w:r w:rsidRPr="00D538E4">
        <w:rPr>
          <w:lang w:val="en-US"/>
        </w:rPr>
        <w:t xml:space="preserve">17. </w:t>
      </w:r>
    </w:p>
    <w:p w14:paraId="1A7D489D" w14:textId="77777777" w:rsidR="00BF60D8" w:rsidRPr="00D538E4" w:rsidRDefault="00BF60D8" w:rsidP="00BF60D8">
      <w:pPr>
        <w:pStyle w:val="Bibliography"/>
        <w:rPr>
          <w:lang w:val="en-US"/>
        </w:rPr>
      </w:pPr>
      <w:r w:rsidRPr="00D538E4">
        <w:rPr>
          <w:lang w:val="en-US"/>
        </w:rPr>
        <w:t>19.</w:t>
      </w:r>
      <w:r w:rsidRPr="00D538E4">
        <w:rPr>
          <w:lang w:val="en-US"/>
        </w:rPr>
        <w:tab/>
        <w:t>Rawn O, Harris H, Riley J, Yoda O, Blackwell M. An Under-Occluded Roller Pump is Less Hemolytic Than a Centrifugal Pump. J Extracorpor Technol. mars 1997;29(1):15</w:t>
      </w:r>
      <w:r w:rsidRPr="00D538E4">
        <w:rPr>
          <w:rFonts w:ascii="Cambria Math" w:hAnsi="Cambria Math" w:cs="Cambria Math"/>
          <w:lang w:val="en-US"/>
        </w:rPr>
        <w:t>‑</w:t>
      </w:r>
      <w:r w:rsidRPr="00D538E4">
        <w:rPr>
          <w:lang w:val="en-US"/>
        </w:rPr>
        <w:t xml:space="preserve">8. </w:t>
      </w:r>
    </w:p>
    <w:p w14:paraId="5357729F" w14:textId="77777777" w:rsidR="00BF60D8" w:rsidRPr="00D538E4" w:rsidRDefault="00BF60D8" w:rsidP="00BF60D8">
      <w:pPr>
        <w:pStyle w:val="Bibliography"/>
        <w:rPr>
          <w:lang w:val="en-US"/>
        </w:rPr>
      </w:pPr>
      <w:r w:rsidRPr="00D538E4">
        <w:rPr>
          <w:lang w:val="en-US"/>
        </w:rPr>
        <w:t>20.</w:t>
      </w:r>
      <w:r w:rsidRPr="00D538E4">
        <w:rPr>
          <w:lang w:val="en-US"/>
        </w:rPr>
        <w:tab/>
        <w:t>Tamari Y, Lee-Sensiba K, Leonard EF, Parnell V, Tortolani AJ. The effects of pressure and flow on hemolysis caused by Bio-Medicus centrifugal pumps and roller pumps. Guidelines for choosing a blood pump. J Thorac Cardiovasc Surg. déc 1993;106(6):997</w:t>
      </w:r>
      <w:r w:rsidRPr="00D538E4">
        <w:rPr>
          <w:rFonts w:ascii="Cambria Math" w:hAnsi="Cambria Math" w:cs="Cambria Math"/>
          <w:lang w:val="en-US"/>
        </w:rPr>
        <w:t>‑</w:t>
      </w:r>
      <w:r w:rsidRPr="00D538E4">
        <w:rPr>
          <w:lang w:val="en-US"/>
        </w:rPr>
        <w:t xml:space="preserve">1007. </w:t>
      </w:r>
    </w:p>
    <w:p w14:paraId="5CD51175" w14:textId="77777777" w:rsidR="00BF60D8" w:rsidRPr="002F525A" w:rsidRDefault="00BF60D8" w:rsidP="00BF60D8">
      <w:pPr>
        <w:pStyle w:val="Bibliography"/>
      </w:pPr>
      <w:r w:rsidRPr="00D538E4">
        <w:rPr>
          <w:lang w:val="en-US"/>
        </w:rPr>
        <w:t>21.</w:t>
      </w:r>
      <w:r w:rsidRPr="00D538E4">
        <w:rPr>
          <w:lang w:val="en-US"/>
        </w:rPr>
        <w:tab/>
        <w:t xml:space="preserve">Murphy GS, Hessel EAI, Groom RC. Optimal Perfusion During Cardiopulmonary Bypass: An Evidence-Based Approach. </w:t>
      </w:r>
      <w:r w:rsidRPr="002F525A">
        <w:t xml:space="preserve">Anesth Analg. mai 2009;108(5):1394. </w:t>
      </w:r>
    </w:p>
    <w:p w14:paraId="750B8B38" w14:textId="77777777" w:rsidR="00BF60D8" w:rsidRPr="002F525A" w:rsidRDefault="00BF60D8" w:rsidP="00BF60D8">
      <w:pPr>
        <w:pStyle w:val="Bibliography"/>
      </w:pPr>
      <w:r w:rsidRPr="002F525A">
        <w:t>22.</w:t>
      </w:r>
      <w:r w:rsidRPr="002F525A">
        <w:tab/>
        <w:t xml:space="preserve">Clarke G, Mao J, Hann A, Fan Y, Gupta A, Nutu A, et al. </w:t>
      </w:r>
      <w:r w:rsidRPr="00D538E4">
        <w:rPr>
          <w:lang w:val="en-US"/>
        </w:rPr>
        <w:t xml:space="preserve">A reproducible extended ex-vivo normothermic machine liver perfusion protocol utilising improved nutrition and targeted vascular flows. </w:t>
      </w:r>
      <w:r w:rsidRPr="002F525A">
        <w:t>Commun Med. 24 oct 2024;4(1):1</w:t>
      </w:r>
      <w:r w:rsidRPr="002F525A">
        <w:rPr>
          <w:rFonts w:ascii="Cambria Math" w:hAnsi="Cambria Math" w:cs="Cambria Math"/>
        </w:rPr>
        <w:t>‑</w:t>
      </w:r>
      <w:r w:rsidRPr="002F525A">
        <w:t xml:space="preserve">12. </w:t>
      </w:r>
    </w:p>
    <w:p w14:paraId="56E8DBC1" w14:textId="77777777" w:rsidR="00BF60D8" w:rsidRPr="00CB6460" w:rsidRDefault="00BF60D8" w:rsidP="00BF60D8">
      <w:pPr>
        <w:snapToGrid w:val="0"/>
        <w:spacing w:after="80" w:line="240" w:lineRule="auto"/>
        <w:rPr>
          <w:lang w:val="en-US"/>
        </w:rPr>
      </w:pPr>
      <w:r>
        <w:fldChar w:fldCharType="end"/>
      </w:r>
    </w:p>
    <w:p w14:paraId="3E43510E" w14:textId="77777777" w:rsidR="00BF60D8" w:rsidRPr="00CB6460" w:rsidRDefault="00BF60D8" w:rsidP="00BF60D8">
      <w:pPr>
        <w:snapToGrid w:val="0"/>
        <w:spacing w:after="80" w:line="240" w:lineRule="auto"/>
        <w:rPr>
          <w:lang w:val="en-US"/>
        </w:rPr>
      </w:pPr>
    </w:p>
    <w:p w14:paraId="6F982E9F" w14:textId="2CBD39A8" w:rsidR="0074518D" w:rsidRDefault="0074518D" w:rsidP="00A955BC">
      <w:pPr>
        <w:snapToGrid w:val="0"/>
        <w:spacing w:after="80" w:line="240" w:lineRule="auto"/>
      </w:pPr>
      <w:r>
        <w:br w:type="page"/>
      </w:r>
    </w:p>
    <w:p w14:paraId="56ADFE61" w14:textId="2FBF3E0B" w:rsidR="00735AA3" w:rsidRDefault="00735AA3" w:rsidP="00735AA3">
      <w:pPr>
        <w:pStyle w:val="Heading1"/>
      </w:pPr>
      <w:bookmarkStart w:id="25" w:name="_Toc191918854"/>
      <w:r>
        <w:lastRenderedPageBreak/>
        <w:t>Echéancier</w:t>
      </w:r>
      <w:bookmarkEnd w:id="25"/>
    </w:p>
    <w:tbl>
      <w:tblPr>
        <w:tblStyle w:val="TableGrid"/>
        <w:tblW w:w="0" w:type="auto"/>
        <w:tblLook w:val="04A0" w:firstRow="1" w:lastRow="0" w:firstColumn="1" w:lastColumn="0" w:noHBand="0" w:noVBand="1"/>
      </w:tblPr>
      <w:tblGrid>
        <w:gridCol w:w="3539"/>
        <w:gridCol w:w="5523"/>
      </w:tblGrid>
      <w:tr w:rsidR="002749DF" w14:paraId="735AB2B0" w14:textId="77777777" w:rsidTr="002749DF">
        <w:tc>
          <w:tcPr>
            <w:tcW w:w="3539" w:type="dxa"/>
            <w:shd w:val="clear" w:color="auto" w:fill="F2F2F2" w:themeFill="background1" w:themeFillShade="F2"/>
          </w:tcPr>
          <w:p w14:paraId="25A8B8FE" w14:textId="5CFBF901" w:rsidR="002749DF" w:rsidRPr="002749DF" w:rsidRDefault="002749DF">
            <w:pPr>
              <w:rPr>
                <w:b/>
                <w:bCs/>
              </w:rPr>
            </w:pPr>
            <w:r w:rsidRPr="002749DF">
              <w:rPr>
                <w:b/>
                <w:bCs/>
              </w:rPr>
              <w:t xml:space="preserve">Novembre – Décembre 2025 </w:t>
            </w:r>
          </w:p>
        </w:tc>
        <w:tc>
          <w:tcPr>
            <w:tcW w:w="5523" w:type="dxa"/>
          </w:tcPr>
          <w:p w14:paraId="5B047E43" w14:textId="60F531A1" w:rsidR="002749DF" w:rsidRDefault="002749DF" w:rsidP="002749DF">
            <w:pPr>
              <w:pStyle w:val="ListParagraph"/>
              <w:numPr>
                <w:ilvl w:val="1"/>
                <w:numId w:val="22"/>
              </w:numPr>
              <w:ind w:left="177" w:hanging="231"/>
            </w:pPr>
            <w:r>
              <w:t xml:space="preserve">Formation au prélèvement </w:t>
            </w:r>
            <w:r w:rsidR="009C73DC">
              <w:t>du sang du donneur (sang total du donneur et décharge cave)</w:t>
            </w:r>
          </w:p>
          <w:p w14:paraId="397DDCFB" w14:textId="14D53EA7" w:rsidR="009C73DC" w:rsidRDefault="009C73DC" w:rsidP="002749DF">
            <w:pPr>
              <w:pStyle w:val="ListParagraph"/>
              <w:numPr>
                <w:ilvl w:val="1"/>
                <w:numId w:val="22"/>
              </w:numPr>
              <w:ind w:left="177" w:hanging="231"/>
            </w:pPr>
            <w:r>
              <w:t>Formation à la constitution des culots globulaires du donneur</w:t>
            </w:r>
          </w:p>
          <w:p w14:paraId="16F5214E" w14:textId="4B4CC3E8" w:rsidR="002749DF" w:rsidRDefault="002749DF" w:rsidP="002749DF">
            <w:pPr>
              <w:pStyle w:val="ListParagraph"/>
              <w:numPr>
                <w:ilvl w:val="1"/>
                <w:numId w:val="22"/>
              </w:numPr>
              <w:ind w:left="177" w:hanging="231"/>
            </w:pPr>
            <w:r>
              <w:t>Formation aux techniques d’analyse</w:t>
            </w:r>
          </w:p>
          <w:p w14:paraId="0ADD5543" w14:textId="77777777" w:rsidR="002749DF" w:rsidRDefault="002749DF" w:rsidP="002749DF">
            <w:pPr>
              <w:pStyle w:val="ListParagraph"/>
              <w:numPr>
                <w:ilvl w:val="1"/>
                <w:numId w:val="22"/>
              </w:numPr>
              <w:ind w:left="177" w:hanging="231"/>
            </w:pPr>
            <w:r>
              <w:t>Rédaction des protocoles</w:t>
            </w:r>
          </w:p>
          <w:p w14:paraId="54CDB9B8" w14:textId="4670756B" w:rsidR="002749DF" w:rsidRDefault="002749DF" w:rsidP="002749DF">
            <w:pPr>
              <w:pStyle w:val="ListParagraph"/>
              <w:numPr>
                <w:ilvl w:val="1"/>
                <w:numId w:val="22"/>
              </w:numPr>
              <w:ind w:left="177" w:hanging="231"/>
            </w:pPr>
            <w:r>
              <w:t>Bibliographie</w:t>
            </w:r>
          </w:p>
        </w:tc>
      </w:tr>
      <w:tr w:rsidR="002749DF" w14:paraId="492E19FE" w14:textId="77777777" w:rsidTr="002749DF">
        <w:tc>
          <w:tcPr>
            <w:tcW w:w="3539" w:type="dxa"/>
            <w:shd w:val="clear" w:color="auto" w:fill="F2F2F2" w:themeFill="background1" w:themeFillShade="F2"/>
          </w:tcPr>
          <w:p w14:paraId="79860AE3" w14:textId="2AAEDC2F" w:rsidR="002749DF" w:rsidRPr="002749DF" w:rsidRDefault="002749DF">
            <w:pPr>
              <w:rPr>
                <w:b/>
                <w:bCs/>
              </w:rPr>
            </w:pPr>
            <w:r w:rsidRPr="002749DF">
              <w:rPr>
                <w:b/>
                <w:bCs/>
              </w:rPr>
              <w:t xml:space="preserve">Dès Janvier 2026 </w:t>
            </w:r>
            <w:r w:rsidRPr="002749DF">
              <w:t>(et jusqu’à obtention d’un nombre suffisant de concentrés globulaires de donneurs)</w:t>
            </w:r>
          </w:p>
        </w:tc>
        <w:tc>
          <w:tcPr>
            <w:tcW w:w="5523" w:type="dxa"/>
          </w:tcPr>
          <w:p w14:paraId="7CF8031D" w14:textId="77777777" w:rsidR="002749DF" w:rsidRDefault="002749DF" w:rsidP="002749DF">
            <w:pPr>
              <w:pStyle w:val="ListParagraph"/>
              <w:numPr>
                <w:ilvl w:val="1"/>
                <w:numId w:val="22"/>
              </w:numPr>
              <w:ind w:left="177" w:hanging="231"/>
            </w:pPr>
            <w:r>
              <w:t>Constitution des premiers concentrés globulaires de donneur</w:t>
            </w:r>
          </w:p>
          <w:p w14:paraId="265C9789" w14:textId="778E1467" w:rsidR="002749DF" w:rsidRDefault="002749DF" w:rsidP="002749DF">
            <w:pPr>
              <w:pStyle w:val="ListParagraph"/>
              <w:numPr>
                <w:ilvl w:val="1"/>
                <w:numId w:val="22"/>
              </w:numPr>
              <w:ind w:left="177" w:hanging="231"/>
            </w:pPr>
            <w:r>
              <w:t>Analyses biologiques et hématologiques</w:t>
            </w:r>
          </w:p>
        </w:tc>
      </w:tr>
      <w:tr w:rsidR="002749DF" w14:paraId="34498CF8" w14:textId="77777777" w:rsidTr="002749DF">
        <w:tc>
          <w:tcPr>
            <w:tcW w:w="3539" w:type="dxa"/>
            <w:shd w:val="clear" w:color="auto" w:fill="F2F2F2" w:themeFill="background1" w:themeFillShade="F2"/>
          </w:tcPr>
          <w:p w14:paraId="08A7FA19" w14:textId="113DBCF0" w:rsidR="002749DF" w:rsidRPr="002749DF" w:rsidRDefault="002749DF" w:rsidP="002749DF">
            <w:pPr>
              <w:rPr>
                <w:b/>
                <w:bCs/>
              </w:rPr>
            </w:pPr>
            <w:r w:rsidRPr="002749DF">
              <w:t>Dès nombre suffisant de CGD</w:t>
            </w:r>
            <w:r w:rsidRPr="002749DF">
              <w:rPr>
                <w:b/>
                <w:bCs/>
              </w:rPr>
              <w:br/>
              <w:t>(environ mai 2026)</w:t>
            </w:r>
          </w:p>
        </w:tc>
        <w:tc>
          <w:tcPr>
            <w:tcW w:w="5523" w:type="dxa"/>
          </w:tcPr>
          <w:p w14:paraId="2F3235E0" w14:textId="12AFD1A4" w:rsidR="002749DF" w:rsidRDefault="002749DF" w:rsidP="002749DF">
            <w:pPr>
              <w:pStyle w:val="ListParagraph"/>
              <w:numPr>
                <w:ilvl w:val="1"/>
                <w:numId w:val="22"/>
              </w:numPr>
              <w:ind w:left="177" w:hanging="231"/>
            </w:pPr>
            <w:r>
              <w:t>Analyses hématologiques avec variation des paramètres de la machine de perfusion</w:t>
            </w:r>
          </w:p>
        </w:tc>
      </w:tr>
      <w:tr w:rsidR="002749DF" w14:paraId="102EEC20" w14:textId="77777777" w:rsidTr="002749DF">
        <w:tc>
          <w:tcPr>
            <w:tcW w:w="3539" w:type="dxa"/>
            <w:shd w:val="clear" w:color="auto" w:fill="F2F2F2" w:themeFill="background1" w:themeFillShade="F2"/>
          </w:tcPr>
          <w:p w14:paraId="04B1E196" w14:textId="4D7447D6" w:rsidR="002749DF" w:rsidRPr="002749DF" w:rsidRDefault="002749DF">
            <w:pPr>
              <w:rPr>
                <w:b/>
                <w:bCs/>
              </w:rPr>
            </w:pPr>
            <w:r w:rsidRPr="002749DF">
              <w:t>Dès nombre suffisant de perfusions réalisés</w:t>
            </w:r>
            <w:r w:rsidRPr="002749DF">
              <w:rPr>
                <w:b/>
                <w:bCs/>
              </w:rPr>
              <w:t xml:space="preserve"> (environ Août 2026)</w:t>
            </w:r>
          </w:p>
        </w:tc>
        <w:tc>
          <w:tcPr>
            <w:tcW w:w="5523" w:type="dxa"/>
          </w:tcPr>
          <w:p w14:paraId="3727E2A7" w14:textId="6909270E" w:rsidR="002749DF" w:rsidRDefault="002749DF" w:rsidP="002749DF">
            <w:pPr>
              <w:ind w:left="177" w:hanging="231"/>
            </w:pPr>
            <w:r>
              <w:t>3</w:t>
            </w:r>
            <w:r w:rsidRPr="002749DF">
              <w:rPr>
                <w:vertAlign w:val="superscript"/>
              </w:rPr>
              <w:t>e</w:t>
            </w:r>
            <w:r>
              <w:t xml:space="preserve"> phase : collecte des données cliniques, mise en relation des résultats expérimentaux</w:t>
            </w:r>
          </w:p>
        </w:tc>
      </w:tr>
      <w:tr w:rsidR="002749DF" w14:paraId="4B829B40" w14:textId="77777777" w:rsidTr="002749DF">
        <w:tc>
          <w:tcPr>
            <w:tcW w:w="3539" w:type="dxa"/>
            <w:shd w:val="clear" w:color="auto" w:fill="F2F2F2" w:themeFill="background1" w:themeFillShade="F2"/>
          </w:tcPr>
          <w:p w14:paraId="061A79EF" w14:textId="145B6524" w:rsidR="002749DF" w:rsidRPr="002749DF" w:rsidRDefault="002749DF">
            <w:pPr>
              <w:rPr>
                <w:b/>
                <w:bCs/>
              </w:rPr>
            </w:pPr>
            <w:r w:rsidRPr="002749DF">
              <w:rPr>
                <w:b/>
                <w:bCs/>
              </w:rPr>
              <w:t>Septembre – Octobre 2026</w:t>
            </w:r>
          </w:p>
        </w:tc>
        <w:tc>
          <w:tcPr>
            <w:tcW w:w="5523" w:type="dxa"/>
          </w:tcPr>
          <w:p w14:paraId="04940CA9" w14:textId="49DD71E3" w:rsidR="002749DF" w:rsidRDefault="002749DF" w:rsidP="002749DF">
            <w:pPr>
              <w:pStyle w:val="ListParagraph"/>
              <w:numPr>
                <w:ilvl w:val="1"/>
                <w:numId w:val="22"/>
              </w:numPr>
              <w:ind w:left="177" w:hanging="231"/>
            </w:pPr>
            <w:r>
              <w:t>Analyse et mise en forme des résultat</w:t>
            </w:r>
            <w:ins w:id="26" w:author="Claire Goumard" w:date="2025-04-10T10:25:00Z" w16du:dateUtc="2025-04-10T08:25:00Z">
              <w:r w:rsidR="0006417F">
                <w:t>s</w:t>
              </w:r>
            </w:ins>
          </w:p>
          <w:p w14:paraId="40C47328" w14:textId="4BB6C51A" w:rsidR="002749DF" w:rsidRDefault="002749DF" w:rsidP="002749DF">
            <w:pPr>
              <w:pStyle w:val="ListParagraph"/>
              <w:numPr>
                <w:ilvl w:val="1"/>
                <w:numId w:val="22"/>
              </w:numPr>
              <w:ind w:left="177" w:hanging="231"/>
            </w:pPr>
            <w:r>
              <w:t xml:space="preserve">Rédaction scientifique et publication </w:t>
            </w:r>
          </w:p>
        </w:tc>
      </w:tr>
    </w:tbl>
    <w:p w14:paraId="44CB1B1D" w14:textId="77777777" w:rsidR="00C134F1" w:rsidRDefault="00C134F1"/>
    <w:p w14:paraId="05DAC9C3" w14:textId="7888525A" w:rsidR="00C134F1" w:rsidRDefault="002749DF" w:rsidP="002749DF">
      <w:pPr>
        <w:pStyle w:val="Heading1"/>
      </w:pPr>
      <w:r>
        <w:t>Participation personnelle au projet</w:t>
      </w:r>
    </w:p>
    <w:p w14:paraId="28BE865C" w14:textId="20DAAC57" w:rsidR="009C73DC" w:rsidRDefault="002749DF" w:rsidP="002749DF">
      <w:r>
        <w:t xml:space="preserve">Ma participation personnelle a été signalée </w:t>
      </w:r>
      <w:r w:rsidR="009C73DC">
        <w:t>par des encadrés dédiés dans la description du projet scientifique.</w:t>
      </w:r>
    </w:p>
    <w:p w14:paraId="00125A6E" w14:textId="7B4DA1B9" w:rsidR="009C73DC" w:rsidRDefault="009C73DC" w:rsidP="002749DF">
      <w:r>
        <w:t xml:space="preserve">Elle consistera en : </w:t>
      </w:r>
    </w:p>
    <w:p w14:paraId="6C422A1E" w14:textId="47CD04F6" w:rsidR="009C73DC" w:rsidRDefault="009C73DC" w:rsidP="009C73DC">
      <w:pPr>
        <w:pStyle w:val="ListParagraph"/>
        <w:numPr>
          <w:ilvl w:val="1"/>
          <w:numId w:val="22"/>
        </w:numPr>
        <w:ind w:left="142" w:hanging="164"/>
      </w:pPr>
      <w:r>
        <w:t xml:space="preserve">La collecte du sang total et issu de la décharge cave au cours de prélèvements multi-organes sur donneurs décédés par mort encéphalique ou </w:t>
      </w:r>
      <w:r w:rsidRPr="009C73DC">
        <w:t>après arrêt cardiaque de catégorie Maastricht 3</w:t>
      </w:r>
    </w:p>
    <w:p w14:paraId="10D32298" w14:textId="4DD9D7E8" w:rsidR="009C73DC" w:rsidRDefault="009C73DC" w:rsidP="009C73DC">
      <w:pPr>
        <w:pStyle w:val="ListParagraph"/>
        <w:numPr>
          <w:ilvl w:val="1"/>
          <w:numId w:val="22"/>
        </w:numPr>
        <w:ind w:left="142" w:hanging="164"/>
      </w:pPr>
      <w:r>
        <w:t>La constitution des concentrés globulaires du donneur</w:t>
      </w:r>
    </w:p>
    <w:p w14:paraId="393CC2F0" w14:textId="57C932C9" w:rsidR="009C73DC" w:rsidRDefault="009C73DC" w:rsidP="009C73DC">
      <w:pPr>
        <w:pStyle w:val="ListParagraph"/>
        <w:numPr>
          <w:ilvl w:val="1"/>
          <w:numId w:val="22"/>
        </w:numPr>
        <w:ind w:left="142" w:hanging="164"/>
      </w:pPr>
      <w:r>
        <w:t>L’utilisation de la machine de perfusion normothermique</w:t>
      </w:r>
    </w:p>
    <w:p w14:paraId="3622A419" w14:textId="173ED7C1" w:rsidR="009C73DC" w:rsidRDefault="009C73DC" w:rsidP="009C73DC">
      <w:pPr>
        <w:pStyle w:val="ListParagraph"/>
        <w:numPr>
          <w:ilvl w:val="1"/>
          <w:numId w:val="22"/>
        </w:numPr>
        <w:ind w:left="142" w:hanging="164"/>
      </w:pPr>
      <w:r>
        <w:t>La réalisation de toutes les expériences sur concentrés globulaires témoins et expérimentaux, en faisant varier type de concentrés et paramètres de la machine (type de pompe, débits…)</w:t>
      </w:r>
    </w:p>
    <w:p w14:paraId="60E7B8CA" w14:textId="190A254C" w:rsidR="009C73DC" w:rsidRDefault="009C73DC" w:rsidP="009C73DC">
      <w:pPr>
        <w:pStyle w:val="ListParagraph"/>
        <w:numPr>
          <w:ilvl w:val="1"/>
          <w:numId w:val="22"/>
        </w:numPr>
        <w:ind w:left="142" w:hanging="164"/>
      </w:pPr>
      <w:r>
        <w:t>La réalisation des analyses hématologiques, biochimiques, microbiologiques.</w:t>
      </w:r>
    </w:p>
    <w:p w14:paraId="354582B1" w14:textId="127DD16D" w:rsidR="009C73DC" w:rsidRDefault="009C73DC" w:rsidP="009C73DC">
      <w:pPr>
        <w:pStyle w:val="ListParagraph"/>
        <w:numPr>
          <w:ilvl w:val="1"/>
          <w:numId w:val="22"/>
        </w:numPr>
        <w:ind w:left="142" w:hanging="164"/>
      </w:pPr>
      <w:r>
        <w:t>Le recueil, le traitement et l’interprétation des résultats.</w:t>
      </w:r>
    </w:p>
    <w:p w14:paraId="7FD8062E" w14:textId="4E7C147C" w:rsidR="009C73DC" w:rsidRPr="002749DF" w:rsidRDefault="009C73DC" w:rsidP="009C73DC">
      <w:pPr>
        <w:pStyle w:val="ListParagraph"/>
        <w:numPr>
          <w:ilvl w:val="1"/>
          <w:numId w:val="22"/>
        </w:numPr>
        <w:ind w:left="142" w:hanging="164"/>
      </w:pPr>
      <w:r>
        <w:t>La rédaction scientifique pour publication.</w:t>
      </w:r>
    </w:p>
    <w:p w14:paraId="45EB1574" w14:textId="77777777" w:rsidR="009C73DC" w:rsidRDefault="009C73DC" w:rsidP="009C73DC">
      <w:pPr>
        <w:pStyle w:val="Heading1"/>
      </w:pPr>
      <w:r>
        <w:t>Rôle des encadrants dans le projet de recherche</w:t>
      </w:r>
    </w:p>
    <w:p w14:paraId="2916C4A3" w14:textId="77777777" w:rsidR="004211D7" w:rsidRDefault="009C73DC" w:rsidP="009C73DC">
      <w:pPr>
        <w:rPr>
          <w:ins w:id="27" w:author="Claire Goumard" w:date="2025-04-10T10:25:00Z" w16du:dateUtc="2025-04-10T08:25:00Z"/>
        </w:rPr>
      </w:pPr>
      <w:r>
        <w:t xml:space="preserve">Je serai encadré par le Dr Claire GOUMARD, MCU-PH de chirurgie viscérale et digestive spécialisée en chirurgie hépato-biliaire et en transplantation hépatique, </w:t>
      </w:r>
      <w:r w:rsidR="00C81FF3">
        <w:t>qui accompagne mon projet hospitalo-universitaire et qui permet lui confère une dimension translationnelle par son activité de chirurgienne et de clinicienne.</w:t>
      </w:r>
    </w:p>
    <w:p w14:paraId="56BBF619" w14:textId="6DA6E5DD" w:rsidR="00735AA3" w:rsidRDefault="004211D7" w:rsidP="009C73DC">
      <w:ins w:id="28" w:author="Claire Goumard" w:date="2025-04-10T10:26:00Z" w16du:dateUtc="2025-04-10T08:26:00Z">
        <w:r>
          <w:t>Au laboratoire, je serai intégré à l’équipe de J. Gautheron qui encadrera les analyses techniques</w:t>
        </w:r>
      </w:ins>
      <w:ins w:id="29" w:author="Claire Goumard" w:date="2025-04-10T10:27:00Z" w16du:dateUtc="2025-04-10T08:27:00Z">
        <w:r>
          <w:t xml:space="preserve"> et apportera son expertise de chercheur</w:t>
        </w:r>
      </w:ins>
      <w:ins w:id="30" w:author="Claire Goumard" w:date="2025-04-10T10:28:00Z" w16du:dateUtc="2025-04-10T08:28:00Z">
        <w:r>
          <w:t xml:space="preserve"> titu</w:t>
        </w:r>
      </w:ins>
      <w:ins w:id="31" w:author="Claire Goumard" w:date="2025-04-10T10:29:00Z" w16du:dateUtc="2025-04-10T08:29:00Z">
        <w:r>
          <w:t>laire</w:t>
        </w:r>
      </w:ins>
      <w:ins w:id="32" w:author="Claire Goumard" w:date="2025-04-10T10:27:00Z" w16du:dateUtc="2025-04-10T08:27:00Z">
        <w:r>
          <w:t>.</w:t>
        </w:r>
      </w:ins>
      <w:r w:rsidR="00735AA3">
        <w:br w:type="page"/>
      </w:r>
    </w:p>
    <w:p w14:paraId="5D62BB7B" w14:textId="21C5338C" w:rsidR="00735AA3" w:rsidRDefault="00735AA3" w:rsidP="00735AA3">
      <w:pPr>
        <w:pStyle w:val="Heading1"/>
        <w:rPr>
          <w:ins w:id="33" w:author="Claire Goumard" w:date="2025-04-10T09:36:00Z" w16du:dateUtc="2025-04-10T07:36:00Z"/>
        </w:rPr>
      </w:pPr>
      <w:bookmarkStart w:id="34" w:name="_Toc191918855"/>
      <w:r>
        <w:lastRenderedPageBreak/>
        <w:t>Laboratoire d’accueil</w:t>
      </w:r>
      <w:bookmarkEnd w:id="34"/>
      <w:r>
        <w:t xml:space="preserve"> </w:t>
      </w:r>
    </w:p>
    <w:p w14:paraId="5CC531ED" w14:textId="42E760A5" w:rsidR="0006417F" w:rsidRPr="003D1E8B" w:rsidRDefault="0006417F" w:rsidP="0006417F">
      <w:pPr>
        <w:pStyle w:val="paragraph"/>
        <w:spacing w:before="0" w:beforeAutospacing="0" w:after="0" w:afterAutospacing="0"/>
        <w:textAlignment w:val="baseline"/>
        <w:rPr>
          <w:ins w:id="35" w:author="Claire Goumard" w:date="2025-04-10T09:36:00Z" w16du:dateUtc="2025-04-10T07:36:00Z"/>
          <w:rStyle w:val="eop"/>
          <w:rFonts w:ascii="Arial" w:hAnsi="Arial" w:cs="Arial"/>
          <w:color w:val="000000"/>
          <w:sz w:val="20"/>
          <w:szCs w:val="20"/>
        </w:rPr>
      </w:pPr>
      <w:ins w:id="36" w:author="Claire Goumard" w:date="2025-04-10T09:36:00Z" w16du:dateUtc="2025-04-10T07:36:00Z">
        <w:r w:rsidRPr="003D1E8B">
          <w:rPr>
            <w:rStyle w:val="normaltextrun"/>
            <w:rFonts w:ascii="Arial" w:hAnsi="Arial" w:cs="Arial"/>
            <w:color w:val="000000"/>
            <w:sz w:val="20"/>
            <w:szCs w:val="20"/>
          </w:rPr>
          <w:t xml:space="preserve">Centre de Recherche Saint Antoine - INSERM UMR S-938, équipe maladies </w:t>
        </w:r>
        <w:proofErr w:type="spellStart"/>
        <w:r w:rsidRPr="003D1E8B">
          <w:rPr>
            <w:rStyle w:val="normaltextrun"/>
            <w:rFonts w:ascii="Arial" w:hAnsi="Arial" w:cs="Arial"/>
            <w:color w:val="000000"/>
            <w:sz w:val="20"/>
            <w:szCs w:val="20"/>
          </w:rPr>
          <w:t>fibro</w:t>
        </w:r>
        <w:proofErr w:type="spellEnd"/>
        <w:r w:rsidRPr="003D1E8B">
          <w:rPr>
            <w:rStyle w:val="normaltextrun"/>
            <w:rFonts w:ascii="Arial" w:hAnsi="Arial" w:cs="Arial"/>
            <w:color w:val="000000"/>
            <w:sz w:val="20"/>
            <w:szCs w:val="20"/>
          </w:rPr>
          <w:t>-inflammatoires d’origine métabolique et biliaire du foie</w:t>
        </w:r>
        <w:r>
          <w:rPr>
            <w:rStyle w:val="normaltextrun"/>
            <w:rFonts w:ascii="Arial" w:hAnsi="Arial" w:cs="Arial"/>
            <w:color w:val="000000"/>
            <w:sz w:val="20"/>
            <w:szCs w:val="20"/>
          </w:rPr>
          <w:t xml:space="preserve"> – Jérémie Gautheron</w:t>
        </w:r>
      </w:ins>
    </w:p>
    <w:p w14:paraId="14193C53" w14:textId="77777777" w:rsidR="0006417F" w:rsidRPr="003D1E8B" w:rsidRDefault="0006417F" w:rsidP="0006417F">
      <w:pPr>
        <w:pStyle w:val="paragraph"/>
        <w:spacing w:before="0" w:beforeAutospacing="0" w:after="0" w:afterAutospacing="0"/>
        <w:textAlignment w:val="baseline"/>
        <w:rPr>
          <w:ins w:id="37" w:author="Claire Goumard" w:date="2025-04-10T09:36:00Z" w16du:dateUtc="2025-04-10T07:36:00Z"/>
          <w:rFonts w:ascii="Arial" w:hAnsi="Arial" w:cs="Arial"/>
          <w:color w:val="000000"/>
          <w:sz w:val="20"/>
          <w:szCs w:val="20"/>
        </w:rPr>
      </w:pPr>
      <w:ins w:id="38" w:author="Claire Goumard" w:date="2025-04-10T09:36:00Z" w16du:dateUtc="2025-04-10T07:36:00Z">
        <w:r w:rsidRPr="003D1E8B">
          <w:rPr>
            <w:rFonts w:ascii="Arial" w:hAnsi="Arial" w:cs="Arial"/>
            <w:sz w:val="20"/>
            <w:szCs w:val="20"/>
          </w:rPr>
          <w:t>Faculté de Médecine Sorbonne Université, Site Saint-Antoine</w:t>
        </w:r>
      </w:ins>
    </w:p>
    <w:p w14:paraId="66E30EB8" w14:textId="272BECDC" w:rsidR="0006417F" w:rsidRPr="0006417F" w:rsidRDefault="0006417F">
      <w:pPr>
        <w:pPrChange w:id="39" w:author="Claire Goumard" w:date="2025-04-10T09:36:00Z" w16du:dateUtc="2025-04-10T07:36:00Z">
          <w:pPr>
            <w:pStyle w:val="Heading1"/>
          </w:pPr>
        </w:pPrChange>
      </w:pPr>
      <w:ins w:id="40" w:author="Claire Goumard" w:date="2025-04-10T09:36:00Z" w16du:dateUtc="2025-04-10T07:36:00Z">
        <w:r w:rsidRPr="003D1E8B">
          <w:rPr>
            <w:rFonts w:ascii="Arial" w:hAnsi="Arial" w:cs="Arial"/>
            <w:sz w:val="20"/>
            <w:szCs w:val="20"/>
          </w:rPr>
          <w:t>27, rue Chaligny (Boite Courrier BC 2910D) 75571 Paris cedex 12</w:t>
        </w:r>
      </w:ins>
    </w:p>
    <w:p w14:paraId="25575688" w14:textId="77777777" w:rsidR="00735AA3" w:rsidRDefault="00735AA3">
      <w:pPr>
        <w:rPr>
          <w:rFonts w:asciiTheme="majorHAnsi" w:eastAsiaTheme="majorEastAsia" w:hAnsiTheme="majorHAnsi" w:cstheme="majorBidi"/>
          <w:color w:val="2F5496" w:themeColor="accent1" w:themeShade="BF"/>
          <w:sz w:val="32"/>
          <w:szCs w:val="32"/>
        </w:rPr>
      </w:pPr>
      <w:r>
        <w:br w:type="page"/>
      </w:r>
    </w:p>
    <w:p w14:paraId="229F5CA0" w14:textId="11112461" w:rsidR="00735AA3" w:rsidRDefault="00735AA3" w:rsidP="00735AA3">
      <w:pPr>
        <w:pStyle w:val="Heading1"/>
        <w:rPr>
          <w:ins w:id="41" w:author="Claire Goumard" w:date="2025-04-10T09:35:00Z" w16du:dateUtc="2025-04-10T07:35:00Z"/>
        </w:rPr>
      </w:pPr>
      <w:bookmarkStart w:id="42" w:name="_Toc191918856"/>
      <w:r>
        <w:lastRenderedPageBreak/>
        <w:t>Organigramme du laboratoire d’accueil</w:t>
      </w:r>
      <w:bookmarkEnd w:id="42"/>
    </w:p>
    <w:p w14:paraId="0558B70E" w14:textId="4AB6BF56" w:rsidR="0006417F" w:rsidRPr="0006417F" w:rsidRDefault="0006417F">
      <w:pPr>
        <w:pPrChange w:id="43" w:author="Claire Goumard" w:date="2025-04-10T09:35:00Z" w16du:dateUtc="2025-04-10T07:35:00Z">
          <w:pPr>
            <w:pStyle w:val="Heading1"/>
          </w:pPr>
        </w:pPrChange>
      </w:pPr>
      <w:ins w:id="44" w:author="Claire Goumard" w:date="2025-04-10T09:35:00Z" w16du:dateUtc="2025-04-10T07:35:00Z">
        <w:r w:rsidRPr="000E5315">
          <w:rPr>
            <w:rFonts w:cs="Arial"/>
            <w:b/>
            <w:noProof/>
            <w:sz w:val="24"/>
            <w:u w:val="single"/>
          </w:rPr>
          <w:drawing>
            <wp:inline distT="0" distB="0" distL="0" distR="0" wp14:anchorId="5FD71A9C" wp14:editId="0AC0EDA9">
              <wp:extent cx="5760720" cy="5752337"/>
              <wp:effectExtent l="0" t="0" r="5080" b="1270"/>
              <wp:docPr id="1359336835" name="Image 4" descr="Une image contenant texte, capture d’écran,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6835" name="Image 4" descr="Une image contenant texte, capture d’écran, Page web, Site web&#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5760720" cy="5752337"/>
                      </a:xfrm>
                      <a:prstGeom prst="rect">
                        <a:avLst/>
                      </a:prstGeom>
                    </pic:spPr>
                  </pic:pic>
                </a:graphicData>
              </a:graphic>
            </wp:inline>
          </w:drawing>
        </w:r>
      </w:ins>
    </w:p>
    <w:p w14:paraId="59AD452C" w14:textId="77777777" w:rsidR="00735AA3" w:rsidRDefault="00735AA3">
      <w:pPr>
        <w:rPr>
          <w:rFonts w:asciiTheme="majorHAnsi" w:eastAsiaTheme="majorEastAsia" w:hAnsiTheme="majorHAnsi" w:cstheme="majorBidi"/>
          <w:color w:val="2F5496" w:themeColor="accent1" w:themeShade="BF"/>
          <w:sz w:val="32"/>
          <w:szCs w:val="32"/>
        </w:rPr>
      </w:pPr>
      <w:r>
        <w:br w:type="page"/>
      </w:r>
    </w:p>
    <w:p w14:paraId="53206FE4" w14:textId="6F0D2B21" w:rsidR="00735AA3" w:rsidRDefault="00735AA3" w:rsidP="00735AA3">
      <w:pPr>
        <w:pStyle w:val="Heading1"/>
      </w:pPr>
      <w:bookmarkStart w:id="45" w:name="_Toc191918857"/>
      <w:r>
        <w:lastRenderedPageBreak/>
        <w:t>Lettre d’acceptation du laboratoire d’accueil</w:t>
      </w:r>
      <w:bookmarkEnd w:id="45"/>
    </w:p>
    <w:p w14:paraId="673C7DC8" w14:textId="77777777" w:rsidR="00735AA3" w:rsidRDefault="00735AA3">
      <w:pPr>
        <w:rPr>
          <w:rFonts w:asciiTheme="majorHAnsi" w:eastAsiaTheme="majorEastAsia" w:hAnsiTheme="majorHAnsi" w:cstheme="majorBidi"/>
          <w:color w:val="2F5496" w:themeColor="accent1" w:themeShade="BF"/>
          <w:sz w:val="32"/>
          <w:szCs w:val="32"/>
        </w:rPr>
      </w:pPr>
      <w:r>
        <w:br w:type="page"/>
      </w:r>
    </w:p>
    <w:p w14:paraId="1981C091" w14:textId="262A135B" w:rsidR="00735AA3" w:rsidRPr="00735AA3" w:rsidRDefault="00735AA3" w:rsidP="00735AA3">
      <w:pPr>
        <w:pStyle w:val="Heading1"/>
      </w:pPr>
      <w:bookmarkStart w:id="46" w:name="_Toc191918858"/>
      <w:r>
        <w:lastRenderedPageBreak/>
        <w:t>Lettre de soutien</w:t>
      </w:r>
      <w:bookmarkEnd w:id="46"/>
    </w:p>
    <w:sectPr w:rsidR="00735AA3" w:rsidRPr="00735AA3" w:rsidSect="00735AA3">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laire Goumard" w:date="2025-04-09T14:42:00Z" w:initials="CG">
    <w:p w14:paraId="35BC88FE" w14:textId="77777777" w:rsidR="00D538E4" w:rsidRDefault="00D538E4" w:rsidP="00D538E4">
      <w:r>
        <w:rPr>
          <w:rStyle w:val="CommentReference"/>
        </w:rPr>
        <w:annotationRef/>
      </w:r>
      <w:r>
        <w:rPr>
          <w:color w:val="000000"/>
          <w:sz w:val="20"/>
          <w:szCs w:val="20"/>
        </w:rPr>
        <w:t>Pour qu’on n’utilise pas de CG humains uniquement à des fins expérimentales. Ou sinon on peut mais ils sont périmés en général donc pas ouf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BC88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6D145B" w16cex:dateUtc="2025-04-09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BC88FE" w16cid:durableId="396D14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D5686" w14:textId="77777777" w:rsidR="008C00E8" w:rsidRDefault="008C00E8" w:rsidP="002F525A">
      <w:pPr>
        <w:spacing w:after="0" w:line="240" w:lineRule="auto"/>
      </w:pPr>
      <w:r>
        <w:separator/>
      </w:r>
    </w:p>
  </w:endnote>
  <w:endnote w:type="continuationSeparator" w:id="0">
    <w:p w14:paraId="1FAE8B40" w14:textId="77777777" w:rsidR="008C00E8" w:rsidRDefault="008C00E8" w:rsidP="002F5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418434"/>
      <w:docPartObj>
        <w:docPartGallery w:val="Page Numbers (Bottom of Page)"/>
        <w:docPartUnique/>
      </w:docPartObj>
    </w:sdtPr>
    <w:sdtContent>
      <w:p w14:paraId="4E2BDB38" w14:textId="77777777" w:rsidR="00BF60D8" w:rsidRDefault="00BF60D8">
        <w:pPr>
          <w:pStyle w:val="Footer"/>
          <w:jc w:val="right"/>
        </w:pPr>
        <w:r>
          <w:fldChar w:fldCharType="begin"/>
        </w:r>
        <w:r>
          <w:instrText>PAGE   \* MERGEFORMAT</w:instrText>
        </w:r>
        <w:r>
          <w:fldChar w:fldCharType="separate"/>
        </w:r>
        <w:r>
          <w:t>2</w:t>
        </w:r>
        <w:r>
          <w:fldChar w:fldCharType="end"/>
        </w:r>
      </w:p>
    </w:sdtContent>
  </w:sdt>
  <w:p w14:paraId="0385CE89" w14:textId="77777777" w:rsidR="00BF60D8" w:rsidRDefault="00BF6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894114"/>
      <w:docPartObj>
        <w:docPartGallery w:val="Page Numbers (Bottom of Page)"/>
        <w:docPartUnique/>
      </w:docPartObj>
    </w:sdtPr>
    <w:sdtContent>
      <w:p w14:paraId="085DC57F" w14:textId="4CF41B5A" w:rsidR="002F525A" w:rsidRDefault="002F525A">
        <w:pPr>
          <w:pStyle w:val="Footer"/>
          <w:jc w:val="right"/>
        </w:pPr>
        <w:r>
          <w:fldChar w:fldCharType="begin"/>
        </w:r>
        <w:r>
          <w:instrText>PAGE   \* MERGEFORMAT</w:instrText>
        </w:r>
        <w:r>
          <w:fldChar w:fldCharType="separate"/>
        </w:r>
        <w:r>
          <w:t>2</w:t>
        </w:r>
        <w:r>
          <w:fldChar w:fldCharType="end"/>
        </w:r>
      </w:p>
    </w:sdtContent>
  </w:sdt>
  <w:p w14:paraId="76372A4F" w14:textId="6C90C18A" w:rsidR="002F525A" w:rsidRDefault="002F5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9969F" w14:textId="77777777" w:rsidR="008C00E8" w:rsidRDefault="008C00E8" w:rsidP="002F525A">
      <w:pPr>
        <w:spacing w:after="0" w:line="240" w:lineRule="auto"/>
      </w:pPr>
      <w:r>
        <w:separator/>
      </w:r>
    </w:p>
  </w:footnote>
  <w:footnote w:type="continuationSeparator" w:id="0">
    <w:p w14:paraId="1A383C17" w14:textId="77777777" w:rsidR="008C00E8" w:rsidRDefault="008C00E8" w:rsidP="002F5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50FF"/>
    <w:multiLevelType w:val="multilevel"/>
    <w:tmpl w:val="18F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B63A4"/>
    <w:multiLevelType w:val="multilevel"/>
    <w:tmpl w:val="C6CC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7908"/>
    <w:multiLevelType w:val="multilevel"/>
    <w:tmpl w:val="F20A0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11C6F"/>
    <w:multiLevelType w:val="multilevel"/>
    <w:tmpl w:val="F88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2FFA"/>
    <w:multiLevelType w:val="multilevel"/>
    <w:tmpl w:val="974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13AC7"/>
    <w:multiLevelType w:val="multilevel"/>
    <w:tmpl w:val="412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4000D"/>
    <w:multiLevelType w:val="multilevel"/>
    <w:tmpl w:val="4CC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A03A9"/>
    <w:multiLevelType w:val="multilevel"/>
    <w:tmpl w:val="1D7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71D5F"/>
    <w:multiLevelType w:val="multilevel"/>
    <w:tmpl w:val="F1F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D27F2"/>
    <w:multiLevelType w:val="hybridMultilevel"/>
    <w:tmpl w:val="026056A4"/>
    <w:lvl w:ilvl="0" w:tplc="32DA335E">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F44FFA"/>
    <w:multiLevelType w:val="multilevel"/>
    <w:tmpl w:val="C58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6198A"/>
    <w:multiLevelType w:val="multilevel"/>
    <w:tmpl w:val="11D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91046"/>
    <w:multiLevelType w:val="hybridMultilevel"/>
    <w:tmpl w:val="FE7C6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1AD3A02"/>
    <w:multiLevelType w:val="multilevel"/>
    <w:tmpl w:val="3208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E37B9"/>
    <w:multiLevelType w:val="multilevel"/>
    <w:tmpl w:val="EE2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F12A9"/>
    <w:multiLevelType w:val="multilevel"/>
    <w:tmpl w:val="3EE8D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17CD0"/>
    <w:multiLevelType w:val="multilevel"/>
    <w:tmpl w:val="047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D2406"/>
    <w:multiLevelType w:val="multilevel"/>
    <w:tmpl w:val="495A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1A8B"/>
    <w:multiLevelType w:val="multilevel"/>
    <w:tmpl w:val="1F7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00227"/>
    <w:multiLevelType w:val="multilevel"/>
    <w:tmpl w:val="715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157BE"/>
    <w:multiLevelType w:val="multilevel"/>
    <w:tmpl w:val="BB5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6041F"/>
    <w:multiLevelType w:val="multilevel"/>
    <w:tmpl w:val="6FB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5056E"/>
    <w:multiLevelType w:val="multilevel"/>
    <w:tmpl w:val="1960B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D0409"/>
    <w:multiLevelType w:val="multilevel"/>
    <w:tmpl w:val="D578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72385"/>
    <w:multiLevelType w:val="multilevel"/>
    <w:tmpl w:val="D15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17A87"/>
    <w:multiLevelType w:val="multilevel"/>
    <w:tmpl w:val="E52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295141"/>
    <w:multiLevelType w:val="multilevel"/>
    <w:tmpl w:val="DE4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F1A72"/>
    <w:multiLevelType w:val="multilevel"/>
    <w:tmpl w:val="57B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417382">
    <w:abstractNumId w:val="1"/>
  </w:num>
  <w:num w:numId="2" w16cid:durableId="191382551">
    <w:abstractNumId w:val="6"/>
  </w:num>
  <w:num w:numId="3" w16cid:durableId="1653220464">
    <w:abstractNumId w:val="3"/>
  </w:num>
  <w:num w:numId="4" w16cid:durableId="731273388">
    <w:abstractNumId w:val="7"/>
  </w:num>
  <w:num w:numId="5" w16cid:durableId="1921982007">
    <w:abstractNumId w:val="14"/>
  </w:num>
  <w:num w:numId="6" w16cid:durableId="1760519755">
    <w:abstractNumId w:val="0"/>
  </w:num>
  <w:num w:numId="7" w16cid:durableId="2016609271">
    <w:abstractNumId w:val="19"/>
  </w:num>
  <w:num w:numId="8" w16cid:durableId="1224566868">
    <w:abstractNumId w:val="8"/>
  </w:num>
  <w:num w:numId="9" w16cid:durableId="1484665298">
    <w:abstractNumId w:val="25"/>
  </w:num>
  <w:num w:numId="10" w16cid:durableId="1341547288">
    <w:abstractNumId w:val="20"/>
  </w:num>
  <w:num w:numId="11" w16cid:durableId="1602957802">
    <w:abstractNumId w:val="21"/>
  </w:num>
  <w:num w:numId="12" w16cid:durableId="874006698">
    <w:abstractNumId w:val="15"/>
  </w:num>
  <w:num w:numId="13" w16cid:durableId="1617565631">
    <w:abstractNumId w:val="2"/>
  </w:num>
  <w:num w:numId="14" w16cid:durableId="1593393943">
    <w:abstractNumId w:val="4"/>
  </w:num>
  <w:num w:numId="15" w16cid:durableId="1860393724">
    <w:abstractNumId w:val="13"/>
  </w:num>
  <w:num w:numId="16" w16cid:durableId="1489395627">
    <w:abstractNumId w:val="10"/>
  </w:num>
  <w:num w:numId="17" w16cid:durableId="1488285975">
    <w:abstractNumId w:val="24"/>
  </w:num>
  <w:num w:numId="18" w16cid:durableId="1185482629">
    <w:abstractNumId w:val="18"/>
  </w:num>
  <w:num w:numId="19" w16cid:durableId="2061903383">
    <w:abstractNumId w:val="27"/>
  </w:num>
  <w:num w:numId="20" w16cid:durableId="756751173">
    <w:abstractNumId w:val="5"/>
  </w:num>
  <w:num w:numId="21" w16cid:durableId="1209033001">
    <w:abstractNumId w:val="17"/>
  </w:num>
  <w:num w:numId="22" w16cid:durableId="877277888">
    <w:abstractNumId w:val="22"/>
  </w:num>
  <w:num w:numId="23" w16cid:durableId="440688927">
    <w:abstractNumId w:val="16"/>
  </w:num>
  <w:num w:numId="24" w16cid:durableId="1681732429">
    <w:abstractNumId w:val="11"/>
  </w:num>
  <w:num w:numId="25" w16cid:durableId="1798060652">
    <w:abstractNumId w:val="23"/>
  </w:num>
  <w:num w:numId="26" w16cid:durableId="1462772610">
    <w:abstractNumId w:val="26"/>
  </w:num>
  <w:num w:numId="27" w16cid:durableId="928857256">
    <w:abstractNumId w:val="12"/>
  </w:num>
  <w:num w:numId="28" w16cid:durableId="17092389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ire Goumard">
    <w15:presenceInfo w15:providerId="None" w15:userId="Claire Goum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83"/>
    <w:rsid w:val="00047A5C"/>
    <w:rsid w:val="0006417F"/>
    <w:rsid w:val="000B5C13"/>
    <w:rsid w:val="001279E5"/>
    <w:rsid w:val="00173859"/>
    <w:rsid w:val="00194B53"/>
    <w:rsid w:val="001C1377"/>
    <w:rsid w:val="001E6713"/>
    <w:rsid w:val="00232805"/>
    <w:rsid w:val="00253203"/>
    <w:rsid w:val="00272912"/>
    <w:rsid w:val="002749DF"/>
    <w:rsid w:val="002D697C"/>
    <w:rsid w:val="002D7A51"/>
    <w:rsid w:val="002F525A"/>
    <w:rsid w:val="002F565A"/>
    <w:rsid w:val="00340AF0"/>
    <w:rsid w:val="003F208B"/>
    <w:rsid w:val="004211D7"/>
    <w:rsid w:val="00483F8A"/>
    <w:rsid w:val="004B2083"/>
    <w:rsid w:val="006246E6"/>
    <w:rsid w:val="00735AA3"/>
    <w:rsid w:val="0074518D"/>
    <w:rsid w:val="00755511"/>
    <w:rsid w:val="00767FFB"/>
    <w:rsid w:val="00831BBC"/>
    <w:rsid w:val="008C00E8"/>
    <w:rsid w:val="008F1E61"/>
    <w:rsid w:val="009028F1"/>
    <w:rsid w:val="00923C92"/>
    <w:rsid w:val="009C73DC"/>
    <w:rsid w:val="00A61E20"/>
    <w:rsid w:val="00A955BC"/>
    <w:rsid w:val="00B01C3B"/>
    <w:rsid w:val="00B26C67"/>
    <w:rsid w:val="00B51C16"/>
    <w:rsid w:val="00B531BA"/>
    <w:rsid w:val="00B53C26"/>
    <w:rsid w:val="00B96BE8"/>
    <w:rsid w:val="00BF60D8"/>
    <w:rsid w:val="00C134F1"/>
    <w:rsid w:val="00C81FF3"/>
    <w:rsid w:val="00CB6460"/>
    <w:rsid w:val="00D538E4"/>
    <w:rsid w:val="00DE4E1D"/>
    <w:rsid w:val="00E00E88"/>
    <w:rsid w:val="00E36B0E"/>
    <w:rsid w:val="00E521BD"/>
    <w:rsid w:val="00E71CD7"/>
    <w:rsid w:val="00EA2190"/>
    <w:rsid w:val="00EF408F"/>
    <w:rsid w:val="00FD6A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DFB26"/>
  <w15:chartTrackingRefBased/>
  <w15:docId w15:val="{44FCEB2F-5A2B-4DD2-BC82-2AF85B816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8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1C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46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532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35A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35AA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208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1Char">
    <w:name w:val="Heading 1 Char"/>
    <w:basedOn w:val="DefaultParagraphFont"/>
    <w:link w:val="Heading1"/>
    <w:uiPriority w:val="9"/>
    <w:rsid w:val="009028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246E6"/>
    <w:rPr>
      <w:rFonts w:asciiTheme="majorHAnsi" w:eastAsiaTheme="majorEastAsia" w:hAnsiTheme="majorHAnsi" w:cstheme="majorBidi"/>
      <w:color w:val="1F3763" w:themeColor="accent1" w:themeShade="7F"/>
      <w:sz w:val="24"/>
      <w:szCs w:val="24"/>
    </w:rPr>
  </w:style>
  <w:style w:type="character" w:customStyle="1" w:styleId="ml-1">
    <w:name w:val="ml-1"/>
    <w:basedOn w:val="DefaultParagraphFont"/>
    <w:rsid w:val="00E521BD"/>
  </w:style>
  <w:style w:type="character" w:customStyle="1" w:styleId="Heading4Char">
    <w:name w:val="Heading 4 Char"/>
    <w:basedOn w:val="DefaultParagraphFont"/>
    <w:link w:val="Heading4"/>
    <w:uiPriority w:val="9"/>
    <w:rsid w:val="00253203"/>
    <w:rPr>
      <w:rFonts w:asciiTheme="majorHAnsi" w:eastAsiaTheme="majorEastAsia" w:hAnsiTheme="majorHAnsi" w:cstheme="majorBidi"/>
      <w:i/>
      <w:iCs/>
      <w:color w:val="2F5496" w:themeColor="accent1" w:themeShade="BF"/>
    </w:rPr>
  </w:style>
  <w:style w:type="paragraph" w:customStyle="1" w:styleId="Bibliographie1">
    <w:name w:val="Bibliographie1"/>
    <w:basedOn w:val="Normal"/>
    <w:link w:val="BibliographyCar"/>
    <w:rsid w:val="00253203"/>
    <w:pPr>
      <w:tabs>
        <w:tab w:val="left" w:pos="260"/>
      </w:tabs>
      <w:spacing w:before="80" w:after="240" w:line="240" w:lineRule="auto"/>
      <w:ind w:left="264" w:hanging="264"/>
    </w:pPr>
  </w:style>
  <w:style w:type="character" w:customStyle="1" w:styleId="BibliographyCar">
    <w:name w:val="Bibliography Car"/>
    <w:basedOn w:val="DefaultParagraphFont"/>
    <w:link w:val="Bibliographie1"/>
    <w:rsid w:val="00253203"/>
  </w:style>
  <w:style w:type="character" w:styleId="Hyperlink">
    <w:name w:val="Hyperlink"/>
    <w:basedOn w:val="DefaultParagraphFont"/>
    <w:uiPriority w:val="99"/>
    <w:unhideWhenUsed/>
    <w:rsid w:val="00194B53"/>
    <w:rPr>
      <w:color w:val="0563C1" w:themeColor="hyperlink"/>
      <w:u w:val="single"/>
    </w:rPr>
  </w:style>
  <w:style w:type="character" w:styleId="UnresolvedMention">
    <w:name w:val="Unresolved Mention"/>
    <w:basedOn w:val="DefaultParagraphFont"/>
    <w:uiPriority w:val="99"/>
    <w:semiHidden/>
    <w:unhideWhenUsed/>
    <w:rsid w:val="00194B53"/>
    <w:rPr>
      <w:color w:val="605E5C"/>
      <w:shd w:val="clear" w:color="auto" w:fill="E1DFDD"/>
    </w:rPr>
  </w:style>
  <w:style w:type="table" w:styleId="TableGrid">
    <w:name w:val="Table Grid"/>
    <w:basedOn w:val="TableNormal"/>
    <w:uiPriority w:val="39"/>
    <w:rsid w:val="00194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1C16"/>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755511"/>
    <w:pPr>
      <w:spacing w:after="200" w:line="240" w:lineRule="auto"/>
    </w:pPr>
    <w:rPr>
      <w:i/>
      <w:iCs/>
      <w:color w:val="44546A" w:themeColor="text2"/>
      <w:sz w:val="18"/>
      <w:szCs w:val="18"/>
    </w:rPr>
  </w:style>
  <w:style w:type="paragraph" w:styleId="ListParagraph">
    <w:name w:val="List Paragraph"/>
    <w:basedOn w:val="Normal"/>
    <w:uiPriority w:val="34"/>
    <w:qFormat/>
    <w:rsid w:val="0074518D"/>
    <w:pPr>
      <w:ind w:left="720"/>
      <w:contextualSpacing/>
    </w:pPr>
  </w:style>
  <w:style w:type="paragraph" w:styleId="Bibliography">
    <w:name w:val="Bibliography"/>
    <w:basedOn w:val="Normal"/>
    <w:next w:val="Normal"/>
    <w:uiPriority w:val="37"/>
    <w:unhideWhenUsed/>
    <w:rsid w:val="00A61E20"/>
  </w:style>
  <w:style w:type="paragraph" w:styleId="Header">
    <w:name w:val="header"/>
    <w:basedOn w:val="Normal"/>
    <w:link w:val="HeaderChar"/>
    <w:uiPriority w:val="99"/>
    <w:unhideWhenUsed/>
    <w:rsid w:val="002F525A"/>
    <w:pPr>
      <w:tabs>
        <w:tab w:val="center" w:pos="4536"/>
        <w:tab w:val="right" w:pos="9072"/>
      </w:tabs>
      <w:spacing w:after="0" w:line="240" w:lineRule="auto"/>
    </w:pPr>
  </w:style>
  <w:style w:type="character" w:customStyle="1" w:styleId="HeaderChar">
    <w:name w:val="Header Char"/>
    <w:basedOn w:val="DefaultParagraphFont"/>
    <w:link w:val="Header"/>
    <w:uiPriority w:val="99"/>
    <w:rsid w:val="002F525A"/>
  </w:style>
  <w:style w:type="paragraph" w:styleId="Footer">
    <w:name w:val="footer"/>
    <w:basedOn w:val="Normal"/>
    <w:link w:val="FooterChar"/>
    <w:uiPriority w:val="99"/>
    <w:unhideWhenUsed/>
    <w:rsid w:val="002F525A"/>
    <w:pPr>
      <w:tabs>
        <w:tab w:val="center" w:pos="4536"/>
        <w:tab w:val="right" w:pos="9072"/>
      </w:tabs>
      <w:spacing w:after="0" w:line="240" w:lineRule="auto"/>
    </w:pPr>
  </w:style>
  <w:style w:type="character" w:customStyle="1" w:styleId="FooterChar">
    <w:name w:val="Footer Char"/>
    <w:basedOn w:val="DefaultParagraphFont"/>
    <w:link w:val="Footer"/>
    <w:uiPriority w:val="99"/>
    <w:rsid w:val="002F525A"/>
  </w:style>
  <w:style w:type="paragraph" w:styleId="TOCHeading">
    <w:name w:val="TOC Heading"/>
    <w:basedOn w:val="Heading1"/>
    <w:next w:val="Normal"/>
    <w:uiPriority w:val="39"/>
    <w:unhideWhenUsed/>
    <w:qFormat/>
    <w:rsid w:val="002F525A"/>
    <w:pPr>
      <w:outlineLvl w:val="9"/>
    </w:pPr>
    <w:rPr>
      <w:lang w:eastAsia="fr-FR"/>
    </w:rPr>
  </w:style>
  <w:style w:type="paragraph" w:styleId="TOC1">
    <w:name w:val="toc 1"/>
    <w:basedOn w:val="Normal"/>
    <w:next w:val="Normal"/>
    <w:autoRedefine/>
    <w:uiPriority w:val="39"/>
    <w:unhideWhenUsed/>
    <w:rsid w:val="00735AA3"/>
    <w:pPr>
      <w:tabs>
        <w:tab w:val="right" w:leader="dot" w:pos="9062"/>
      </w:tabs>
      <w:spacing w:after="100"/>
    </w:pPr>
    <w:rPr>
      <w:rFonts w:cstheme="minorHAnsi"/>
      <w:noProof/>
    </w:rPr>
  </w:style>
  <w:style w:type="paragraph" w:styleId="TOC2">
    <w:name w:val="toc 2"/>
    <w:basedOn w:val="Normal"/>
    <w:next w:val="Normal"/>
    <w:autoRedefine/>
    <w:uiPriority w:val="39"/>
    <w:unhideWhenUsed/>
    <w:rsid w:val="002F525A"/>
    <w:pPr>
      <w:spacing w:after="100"/>
      <w:ind w:left="220"/>
    </w:pPr>
  </w:style>
  <w:style w:type="paragraph" w:styleId="TOC3">
    <w:name w:val="toc 3"/>
    <w:basedOn w:val="Normal"/>
    <w:next w:val="Normal"/>
    <w:autoRedefine/>
    <w:uiPriority w:val="39"/>
    <w:unhideWhenUsed/>
    <w:rsid w:val="00735AA3"/>
    <w:pPr>
      <w:spacing w:after="100"/>
      <w:ind w:left="440"/>
    </w:pPr>
  </w:style>
  <w:style w:type="character" w:customStyle="1" w:styleId="Heading5Char">
    <w:name w:val="Heading 5 Char"/>
    <w:basedOn w:val="DefaultParagraphFont"/>
    <w:link w:val="Heading5"/>
    <w:uiPriority w:val="9"/>
    <w:rsid w:val="00735AA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35AA3"/>
    <w:rPr>
      <w:rFonts w:asciiTheme="majorHAnsi" w:eastAsiaTheme="majorEastAsia" w:hAnsiTheme="majorHAnsi" w:cstheme="majorBidi"/>
      <w:color w:val="1F3763" w:themeColor="accent1" w:themeShade="7F"/>
    </w:rPr>
  </w:style>
  <w:style w:type="paragraph" w:styleId="Revision">
    <w:name w:val="Revision"/>
    <w:hidden/>
    <w:uiPriority w:val="99"/>
    <w:semiHidden/>
    <w:rsid w:val="00D538E4"/>
    <w:pPr>
      <w:spacing w:after="0" w:line="240" w:lineRule="auto"/>
    </w:pPr>
  </w:style>
  <w:style w:type="character" w:styleId="CommentReference">
    <w:name w:val="annotation reference"/>
    <w:basedOn w:val="DefaultParagraphFont"/>
    <w:uiPriority w:val="99"/>
    <w:semiHidden/>
    <w:unhideWhenUsed/>
    <w:rsid w:val="00D538E4"/>
    <w:rPr>
      <w:sz w:val="16"/>
      <w:szCs w:val="16"/>
    </w:rPr>
  </w:style>
  <w:style w:type="paragraph" w:styleId="CommentText">
    <w:name w:val="annotation text"/>
    <w:basedOn w:val="Normal"/>
    <w:link w:val="CommentTextChar"/>
    <w:uiPriority w:val="99"/>
    <w:semiHidden/>
    <w:unhideWhenUsed/>
    <w:rsid w:val="00D538E4"/>
    <w:pPr>
      <w:spacing w:line="240" w:lineRule="auto"/>
    </w:pPr>
    <w:rPr>
      <w:sz w:val="20"/>
      <w:szCs w:val="20"/>
    </w:rPr>
  </w:style>
  <w:style w:type="character" w:customStyle="1" w:styleId="CommentTextChar">
    <w:name w:val="Comment Text Char"/>
    <w:basedOn w:val="DefaultParagraphFont"/>
    <w:link w:val="CommentText"/>
    <w:uiPriority w:val="99"/>
    <w:semiHidden/>
    <w:rsid w:val="00D538E4"/>
    <w:rPr>
      <w:sz w:val="20"/>
      <w:szCs w:val="20"/>
    </w:rPr>
  </w:style>
  <w:style w:type="paragraph" w:styleId="CommentSubject">
    <w:name w:val="annotation subject"/>
    <w:basedOn w:val="CommentText"/>
    <w:next w:val="CommentText"/>
    <w:link w:val="CommentSubjectChar"/>
    <w:uiPriority w:val="99"/>
    <w:semiHidden/>
    <w:unhideWhenUsed/>
    <w:rsid w:val="00D538E4"/>
    <w:rPr>
      <w:b/>
      <w:bCs/>
    </w:rPr>
  </w:style>
  <w:style w:type="character" w:customStyle="1" w:styleId="CommentSubjectChar">
    <w:name w:val="Comment Subject Char"/>
    <w:basedOn w:val="CommentTextChar"/>
    <w:link w:val="CommentSubject"/>
    <w:uiPriority w:val="99"/>
    <w:semiHidden/>
    <w:rsid w:val="00D538E4"/>
    <w:rPr>
      <w:b/>
      <w:bCs/>
      <w:sz w:val="20"/>
      <w:szCs w:val="20"/>
    </w:rPr>
  </w:style>
  <w:style w:type="paragraph" w:customStyle="1" w:styleId="paragraph">
    <w:name w:val="paragraph"/>
    <w:basedOn w:val="Normal"/>
    <w:rsid w:val="000641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DefaultParagraphFont"/>
    <w:rsid w:val="0006417F"/>
  </w:style>
  <w:style w:type="character" w:customStyle="1" w:styleId="eop">
    <w:name w:val="eop"/>
    <w:basedOn w:val="DefaultParagraphFont"/>
    <w:rsid w:val="000641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90087">
      <w:bodyDiv w:val="1"/>
      <w:marLeft w:val="0"/>
      <w:marRight w:val="0"/>
      <w:marTop w:val="0"/>
      <w:marBottom w:val="0"/>
      <w:divBdr>
        <w:top w:val="none" w:sz="0" w:space="0" w:color="auto"/>
        <w:left w:val="none" w:sz="0" w:space="0" w:color="auto"/>
        <w:bottom w:val="none" w:sz="0" w:space="0" w:color="auto"/>
        <w:right w:val="none" w:sz="0" w:space="0" w:color="auto"/>
      </w:divBdr>
    </w:div>
    <w:div w:id="257062703">
      <w:bodyDiv w:val="1"/>
      <w:marLeft w:val="0"/>
      <w:marRight w:val="0"/>
      <w:marTop w:val="0"/>
      <w:marBottom w:val="0"/>
      <w:divBdr>
        <w:top w:val="none" w:sz="0" w:space="0" w:color="auto"/>
        <w:left w:val="none" w:sz="0" w:space="0" w:color="auto"/>
        <w:bottom w:val="none" w:sz="0" w:space="0" w:color="auto"/>
        <w:right w:val="none" w:sz="0" w:space="0" w:color="auto"/>
      </w:divBdr>
    </w:div>
    <w:div w:id="548342208">
      <w:bodyDiv w:val="1"/>
      <w:marLeft w:val="0"/>
      <w:marRight w:val="0"/>
      <w:marTop w:val="0"/>
      <w:marBottom w:val="0"/>
      <w:divBdr>
        <w:top w:val="none" w:sz="0" w:space="0" w:color="auto"/>
        <w:left w:val="none" w:sz="0" w:space="0" w:color="auto"/>
        <w:bottom w:val="none" w:sz="0" w:space="0" w:color="auto"/>
        <w:right w:val="none" w:sz="0" w:space="0" w:color="auto"/>
      </w:divBdr>
    </w:div>
    <w:div w:id="886645464">
      <w:bodyDiv w:val="1"/>
      <w:marLeft w:val="0"/>
      <w:marRight w:val="0"/>
      <w:marTop w:val="0"/>
      <w:marBottom w:val="0"/>
      <w:divBdr>
        <w:top w:val="none" w:sz="0" w:space="0" w:color="auto"/>
        <w:left w:val="none" w:sz="0" w:space="0" w:color="auto"/>
        <w:bottom w:val="none" w:sz="0" w:space="0" w:color="auto"/>
        <w:right w:val="none" w:sz="0" w:space="0" w:color="auto"/>
      </w:divBdr>
    </w:div>
    <w:div w:id="920138478">
      <w:bodyDiv w:val="1"/>
      <w:marLeft w:val="0"/>
      <w:marRight w:val="0"/>
      <w:marTop w:val="0"/>
      <w:marBottom w:val="0"/>
      <w:divBdr>
        <w:top w:val="none" w:sz="0" w:space="0" w:color="auto"/>
        <w:left w:val="none" w:sz="0" w:space="0" w:color="auto"/>
        <w:bottom w:val="none" w:sz="0" w:space="0" w:color="auto"/>
        <w:right w:val="none" w:sz="0" w:space="0" w:color="auto"/>
      </w:divBdr>
    </w:div>
    <w:div w:id="957686982">
      <w:bodyDiv w:val="1"/>
      <w:marLeft w:val="0"/>
      <w:marRight w:val="0"/>
      <w:marTop w:val="0"/>
      <w:marBottom w:val="0"/>
      <w:divBdr>
        <w:top w:val="none" w:sz="0" w:space="0" w:color="auto"/>
        <w:left w:val="none" w:sz="0" w:space="0" w:color="auto"/>
        <w:bottom w:val="none" w:sz="0" w:space="0" w:color="auto"/>
        <w:right w:val="none" w:sz="0" w:space="0" w:color="auto"/>
      </w:divBdr>
    </w:div>
    <w:div w:id="999235786">
      <w:bodyDiv w:val="1"/>
      <w:marLeft w:val="0"/>
      <w:marRight w:val="0"/>
      <w:marTop w:val="0"/>
      <w:marBottom w:val="0"/>
      <w:divBdr>
        <w:top w:val="none" w:sz="0" w:space="0" w:color="auto"/>
        <w:left w:val="none" w:sz="0" w:space="0" w:color="auto"/>
        <w:bottom w:val="none" w:sz="0" w:space="0" w:color="auto"/>
        <w:right w:val="none" w:sz="0" w:space="0" w:color="auto"/>
      </w:divBdr>
    </w:div>
    <w:div w:id="1033841318">
      <w:bodyDiv w:val="1"/>
      <w:marLeft w:val="0"/>
      <w:marRight w:val="0"/>
      <w:marTop w:val="0"/>
      <w:marBottom w:val="0"/>
      <w:divBdr>
        <w:top w:val="none" w:sz="0" w:space="0" w:color="auto"/>
        <w:left w:val="none" w:sz="0" w:space="0" w:color="auto"/>
        <w:bottom w:val="none" w:sz="0" w:space="0" w:color="auto"/>
        <w:right w:val="none" w:sz="0" w:space="0" w:color="auto"/>
      </w:divBdr>
    </w:div>
    <w:div w:id="1059599236">
      <w:bodyDiv w:val="1"/>
      <w:marLeft w:val="0"/>
      <w:marRight w:val="0"/>
      <w:marTop w:val="0"/>
      <w:marBottom w:val="0"/>
      <w:divBdr>
        <w:top w:val="none" w:sz="0" w:space="0" w:color="auto"/>
        <w:left w:val="none" w:sz="0" w:space="0" w:color="auto"/>
        <w:bottom w:val="none" w:sz="0" w:space="0" w:color="auto"/>
        <w:right w:val="none" w:sz="0" w:space="0" w:color="auto"/>
      </w:divBdr>
    </w:div>
    <w:div w:id="1070080309">
      <w:bodyDiv w:val="1"/>
      <w:marLeft w:val="0"/>
      <w:marRight w:val="0"/>
      <w:marTop w:val="0"/>
      <w:marBottom w:val="0"/>
      <w:divBdr>
        <w:top w:val="none" w:sz="0" w:space="0" w:color="auto"/>
        <w:left w:val="none" w:sz="0" w:space="0" w:color="auto"/>
        <w:bottom w:val="none" w:sz="0" w:space="0" w:color="auto"/>
        <w:right w:val="none" w:sz="0" w:space="0" w:color="auto"/>
      </w:divBdr>
    </w:div>
    <w:div w:id="1521579620">
      <w:bodyDiv w:val="1"/>
      <w:marLeft w:val="0"/>
      <w:marRight w:val="0"/>
      <w:marTop w:val="0"/>
      <w:marBottom w:val="0"/>
      <w:divBdr>
        <w:top w:val="none" w:sz="0" w:space="0" w:color="auto"/>
        <w:left w:val="none" w:sz="0" w:space="0" w:color="auto"/>
        <w:bottom w:val="none" w:sz="0" w:space="0" w:color="auto"/>
        <w:right w:val="none" w:sz="0" w:space="0" w:color="auto"/>
      </w:divBdr>
    </w:div>
    <w:div w:id="1538857281">
      <w:bodyDiv w:val="1"/>
      <w:marLeft w:val="0"/>
      <w:marRight w:val="0"/>
      <w:marTop w:val="0"/>
      <w:marBottom w:val="0"/>
      <w:divBdr>
        <w:top w:val="none" w:sz="0" w:space="0" w:color="auto"/>
        <w:left w:val="none" w:sz="0" w:space="0" w:color="auto"/>
        <w:bottom w:val="none" w:sz="0" w:space="0" w:color="auto"/>
        <w:right w:val="none" w:sz="0" w:space="0" w:color="auto"/>
      </w:divBdr>
    </w:div>
    <w:div w:id="1604337077">
      <w:bodyDiv w:val="1"/>
      <w:marLeft w:val="0"/>
      <w:marRight w:val="0"/>
      <w:marTop w:val="0"/>
      <w:marBottom w:val="0"/>
      <w:divBdr>
        <w:top w:val="none" w:sz="0" w:space="0" w:color="auto"/>
        <w:left w:val="none" w:sz="0" w:space="0" w:color="auto"/>
        <w:bottom w:val="none" w:sz="0" w:space="0" w:color="auto"/>
        <w:right w:val="none" w:sz="0" w:space="0" w:color="auto"/>
      </w:divBdr>
    </w:div>
    <w:div w:id="1629164166">
      <w:bodyDiv w:val="1"/>
      <w:marLeft w:val="0"/>
      <w:marRight w:val="0"/>
      <w:marTop w:val="0"/>
      <w:marBottom w:val="0"/>
      <w:divBdr>
        <w:top w:val="none" w:sz="0" w:space="0" w:color="auto"/>
        <w:left w:val="none" w:sz="0" w:space="0" w:color="auto"/>
        <w:bottom w:val="none" w:sz="0" w:space="0" w:color="auto"/>
        <w:right w:val="none" w:sz="0" w:space="0" w:color="auto"/>
      </w:divBdr>
    </w:div>
    <w:div w:id="1649554032">
      <w:bodyDiv w:val="1"/>
      <w:marLeft w:val="0"/>
      <w:marRight w:val="0"/>
      <w:marTop w:val="0"/>
      <w:marBottom w:val="0"/>
      <w:divBdr>
        <w:top w:val="none" w:sz="0" w:space="0" w:color="auto"/>
        <w:left w:val="none" w:sz="0" w:space="0" w:color="auto"/>
        <w:bottom w:val="none" w:sz="0" w:space="0" w:color="auto"/>
        <w:right w:val="none" w:sz="0" w:space="0" w:color="auto"/>
      </w:divBdr>
    </w:div>
    <w:div w:id="1656957132">
      <w:bodyDiv w:val="1"/>
      <w:marLeft w:val="0"/>
      <w:marRight w:val="0"/>
      <w:marTop w:val="0"/>
      <w:marBottom w:val="0"/>
      <w:divBdr>
        <w:top w:val="none" w:sz="0" w:space="0" w:color="auto"/>
        <w:left w:val="none" w:sz="0" w:space="0" w:color="auto"/>
        <w:bottom w:val="none" w:sz="0" w:space="0" w:color="auto"/>
        <w:right w:val="none" w:sz="0" w:space="0" w:color="auto"/>
      </w:divBdr>
    </w:div>
    <w:div w:id="1670134404">
      <w:bodyDiv w:val="1"/>
      <w:marLeft w:val="0"/>
      <w:marRight w:val="0"/>
      <w:marTop w:val="0"/>
      <w:marBottom w:val="0"/>
      <w:divBdr>
        <w:top w:val="none" w:sz="0" w:space="0" w:color="auto"/>
        <w:left w:val="none" w:sz="0" w:space="0" w:color="auto"/>
        <w:bottom w:val="none" w:sz="0" w:space="0" w:color="auto"/>
        <w:right w:val="none" w:sz="0" w:space="0" w:color="auto"/>
      </w:divBdr>
    </w:div>
    <w:div w:id="180808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B772A-B7C4-48B3-8CCE-8E2320856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15795</Words>
  <Characters>90035</Characters>
  <Application>Microsoft Office Word</Application>
  <DocSecurity>0</DocSecurity>
  <Lines>750</Lines>
  <Paragraphs>211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HUSSON Thomas</dc:creator>
  <cp:keywords/>
  <dc:description/>
  <cp:lastModifiedBy>Thomas Husson</cp:lastModifiedBy>
  <cp:revision>2</cp:revision>
  <dcterms:created xsi:type="dcterms:W3CDTF">2025-11-10T09:53:00Z</dcterms:created>
  <dcterms:modified xsi:type="dcterms:W3CDTF">2025-11-10T09:53:00Z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id="8qo2wxxr"/&gt;&lt;style id="http://www.zotero.org/styles/vancouver" locale="fr-FR"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