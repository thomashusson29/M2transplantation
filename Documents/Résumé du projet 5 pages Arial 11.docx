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5553088"/>
    <w:p w14:paraId="6AFE6BC1" w14:textId="3276FF31" w:rsidR="003D5155" w:rsidRPr="00173859" w:rsidRDefault="00F10DA0" w:rsidP="006C6E2E">
      <w:pPr>
        <w:pStyle w:val="Heading1"/>
        <w:spacing w:line="240" w:lineRule="auto"/>
        <w:jc w:val="center"/>
      </w:pPr>
      <w:r>
        <w:rPr>
          <w:rFonts w:asciiTheme="minorHAnsi" w:hAnsiTheme="minorHAnsi" w:cstheme="minorHAnsi"/>
          <w:noProof/>
          <w:color w:val="000000" w:themeColor="text1"/>
        </w:rPr>
        <mc:AlternateContent>
          <mc:Choice Requires="wps">
            <w:drawing>
              <wp:anchor distT="0" distB="0" distL="114300" distR="114300" simplePos="0" relativeHeight="251663360" behindDoc="0" locked="0" layoutInCell="1" allowOverlap="1" wp14:anchorId="1A28C283" wp14:editId="0CAACEEB">
                <wp:simplePos x="0" y="0"/>
                <wp:positionH relativeFrom="column">
                  <wp:posOffset>5982419</wp:posOffset>
                </wp:positionH>
                <wp:positionV relativeFrom="paragraph">
                  <wp:posOffset>-240833</wp:posOffset>
                </wp:positionV>
                <wp:extent cx="396815" cy="345057"/>
                <wp:effectExtent l="0" t="0" r="22860" b="17145"/>
                <wp:wrapNone/>
                <wp:docPr id="7" name="Rectangle 7"/>
                <wp:cNvGraphicFramePr/>
                <a:graphic xmlns:a="http://schemas.openxmlformats.org/drawingml/2006/main">
                  <a:graphicData uri="http://schemas.microsoft.com/office/word/2010/wordprocessingShape">
                    <wps:wsp>
                      <wps:cNvSpPr/>
                      <wps:spPr>
                        <a:xfrm>
                          <a:off x="0" y="0"/>
                          <a:ext cx="396815" cy="34505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0B1A85" id="Rectangle 7" o:spid="_x0000_s1026" style="position:absolute;margin-left:471.05pt;margin-top:-18.95pt;width:31.25pt;height:27.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" fillcolor="white [3212]" strokecolor="white [3212]" strokeweight="1pt"/>
            </w:pict>
          </mc:Fallback>
        </mc:AlternateContent>
      </w:r>
      <w:r w:rsidR="003D5155" w:rsidRPr="00735AA3">
        <w:rPr>
          <w:rFonts w:asciiTheme="minorHAnsi" w:hAnsiTheme="minorHAnsi" w:cstheme="minorHAnsi"/>
          <w:color w:val="000000" w:themeColor="text1"/>
        </w:rPr>
        <w:t>Projet de recherche</w:t>
      </w:r>
      <w:r w:rsidR="003D5155" w:rsidRPr="00735AA3">
        <w:rPr>
          <w:color w:val="000000" w:themeColor="text1"/>
        </w:rPr>
        <w:t> </w:t>
      </w:r>
      <w:r w:rsidR="003D5155" w:rsidRPr="00173859">
        <w:t>:</w:t>
      </w:r>
      <w:bookmarkEnd w:id="0"/>
    </w:p>
    <w:p w14:paraId="3D78B4D6" w14:textId="77777777" w:rsidR="003D5155" w:rsidRPr="003F208B" w:rsidRDefault="003D5155" w:rsidP="006C6E2E">
      <w:pPr>
        <w:snapToGrid w:val="0"/>
        <w:spacing w:after="80" w:line="240" w:lineRule="auto"/>
        <w:jc w:val="center"/>
        <w:rPr>
          <w:b/>
          <w:sz w:val="32"/>
          <w:szCs w:val="32"/>
        </w:rPr>
      </w:pPr>
      <w:bookmarkStart w:id="1" w:name="_Hlk190337518"/>
      <w:bookmarkEnd w:id="1"/>
      <w:r w:rsidRPr="003F208B">
        <w:rPr>
          <w:b/>
          <w:sz w:val="32"/>
          <w:szCs w:val="32"/>
        </w:rPr>
        <w:t>Etude de sécurité du concentré globulaire du donneur d’organes en transplantation</w:t>
      </w:r>
    </w:p>
    <w:p w14:paraId="5ABE5AF8" w14:textId="77777777" w:rsidR="003D5155" w:rsidRDefault="003D5155" w:rsidP="006C6E2E">
      <w:pPr>
        <w:snapToGrid w:val="0"/>
        <w:spacing w:after="80" w:line="240" w:lineRule="auto"/>
        <w:rPr>
          <w:b/>
        </w:rPr>
      </w:pPr>
    </w:p>
    <w:p w14:paraId="53B4C524" w14:textId="3CF12E0E" w:rsidR="003D5155" w:rsidRDefault="003D5155" w:rsidP="006C6E2E">
      <w:pPr>
        <w:snapToGrid w:val="0"/>
        <w:spacing w:after="80" w:line="240" w:lineRule="auto"/>
        <w:rPr>
          <w:b/>
        </w:rPr>
      </w:pPr>
      <w:r w:rsidRPr="009028F1">
        <w:rPr>
          <w:bCs/>
        </w:rPr>
        <w:t>S’intégrant dans le cadre de la réalisation du</w:t>
      </w:r>
      <w:r>
        <w:rPr>
          <w:b/>
        </w:rPr>
        <w:t xml:space="preserve"> Master 2 Sciences Chirurgicales et Nouvelles Technologies Interventionnelles de l’Université Paris-Saclay</w:t>
      </w:r>
    </w:p>
    <w:p w14:paraId="0B8092C0" w14:textId="5E8A840C" w:rsidR="00F10DA0" w:rsidRDefault="00F10DA0" w:rsidP="006C6E2E">
      <w:pPr>
        <w:snapToGrid w:val="0"/>
        <w:spacing w:after="80" w:line="240" w:lineRule="auto"/>
        <w:rPr>
          <w:b/>
        </w:rPr>
      </w:pPr>
    </w:p>
    <w:p w14:paraId="02F8B853" w14:textId="1AC3F436" w:rsidR="00F10DA0" w:rsidRDefault="00F10DA0" w:rsidP="006C6E2E">
      <w:pPr>
        <w:snapToGrid w:val="0"/>
        <w:spacing w:after="80" w:line="240" w:lineRule="auto"/>
        <w:rPr>
          <w:b/>
        </w:rPr>
      </w:pPr>
    </w:p>
    <w:p w14:paraId="6A7C8DF7" w14:textId="475F1F1C" w:rsidR="00F10DA0" w:rsidRDefault="00F10DA0" w:rsidP="006C6E2E">
      <w:pPr>
        <w:snapToGrid w:val="0"/>
        <w:spacing w:after="80" w:line="240" w:lineRule="auto"/>
        <w:rPr>
          <w:b/>
        </w:rPr>
      </w:pPr>
    </w:p>
    <w:p w14:paraId="273961F8" w14:textId="5F70370A" w:rsidR="00F10DA0" w:rsidRDefault="00F10DA0" w:rsidP="006C6E2E">
      <w:pPr>
        <w:snapToGrid w:val="0"/>
        <w:spacing w:after="80" w:line="240" w:lineRule="auto"/>
        <w:rPr>
          <w:b/>
        </w:rPr>
      </w:pPr>
    </w:p>
    <w:p w14:paraId="4BC508F3" w14:textId="77777777" w:rsidR="00F10DA0" w:rsidRDefault="00F10DA0" w:rsidP="006C6E2E">
      <w:pPr>
        <w:snapToGrid w:val="0"/>
        <w:spacing w:after="80" w:line="240" w:lineRule="auto"/>
        <w:rPr>
          <w:b/>
        </w:rPr>
      </w:pPr>
    </w:p>
    <w:p w14:paraId="38E989BA" w14:textId="77777777" w:rsidR="00F10DA0" w:rsidRDefault="00F10DA0" w:rsidP="006C6E2E">
      <w:pPr>
        <w:snapToGrid w:val="0"/>
        <w:spacing w:after="80" w:line="240" w:lineRule="auto"/>
        <w:rPr>
          <w:b/>
        </w:rPr>
      </w:pPr>
    </w:p>
    <w:p w14:paraId="52B76CA5" w14:textId="77777777" w:rsidR="00F10DA0" w:rsidRDefault="00F10DA0" w:rsidP="006C6E2E">
      <w:pPr>
        <w:snapToGrid w:val="0"/>
        <w:spacing w:after="80" w:line="240" w:lineRule="auto"/>
        <w:rPr>
          <w:b/>
        </w:rPr>
      </w:pPr>
    </w:p>
    <w:p w14:paraId="7FEF5475" w14:textId="77777777" w:rsidR="00F10DA0" w:rsidRDefault="00F10DA0" w:rsidP="006C6E2E">
      <w:pPr>
        <w:snapToGrid w:val="0"/>
        <w:spacing w:after="80" w:line="240" w:lineRule="auto"/>
        <w:rPr>
          <w:b/>
        </w:rPr>
      </w:pPr>
    </w:p>
    <w:p w14:paraId="4D9B8AA8" w14:textId="77777777" w:rsidR="00F10DA0" w:rsidRDefault="00F10DA0" w:rsidP="006C6E2E">
      <w:pPr>
        <w:snapToGrid w:val="0"/>
        <w:spacing w:after="80" w:line="240" w:lineRule="auto"/>
        <w:rPr>
          <w:b/>
        </w:rPr>
      </w:pPr>
    </w:p>
    <w:p w14:paraId="55C7317C" w14:textId="77777777" w:rsidR="00F10DA0" w:rsidRDefault="00F10DA0" w:rsidP="006C6E2E">
      <w:pPr>
        <w:snapToGrid w:val="0"/>
        <w:spacing w:after="80" w:line="240" w:lineRule="auto"/>
        <w:rPr>
          <w:b/>
        </w:rPr>
      </w:pPr>
    </w:p>
    <w:p w14:paraId="1B153BE2" w14:textId="77777777" w:rsidR="00F10DA0" w:rsidRDefault="00F10DA0" w:rsidP="006C6E2E">
      <w:pPr>
        <w:snapToGrid w:val="0"/>
        <w:spacing w:after="80" w:line="240" w:lineRule="auto"/>
        <w:rPr>
          <w:b/>
        </w:rPr>
      </w:pPr>
    </w:p>
    <w:p w14:paraId="5DF2AFB7" w14:textId="77777777" w:rsidR="00F10DA0" w:rsidRDefault="00F10DA0" w:rsidP="006C6E2E">
      <w:pPr>
        <w:snapToGrid w:val="0"/>
        <w:spacing w:after="80" w:line="240" w:lineRule="auto"/>
        <w:rPr>
          <w:b/>
        </w:rPr>
      </w:pPr>
    </w:p>
    <w:p w14:paraId="74DF794F" w14:textId="77777777" w:rsidR="00F10DA0" w:rsidRDefault="00F10DA0" w:rsidP="006C6E2E">
      <w:pPr>
        <w:snapToGrid w:val="0"/>
        <w:spacing w:after="80" w:line="240" w:lineRule="auto"/>
        <w:rPr>
          <w:b/>
        </w:rPr>
      </w:pPr>
    </w:p>
    <w:p w14:paraId="28629E80" w14:textId="77777777" w:rsidR="00F10DA0" w:rsidRDefault="00F10DA0" w:rsidP="006C6E2E">
      <w:pPr>
        <w:snapToGrid w:val="0"/>
        <w:spacing w:after="80" w:line="240" w:lineRule="auto"/>
        <w:rPr>
          <w:b/>
        </w:rPr>
      </w:pPr>
    </w:p>
    <w:p w14:paraId="1869262D" w14:textId="77777777" w:rsidR="00F10DA0" w:rsidRDefault="00F10DA0" w:rsidP="006C6E2E">
      <w:pPr>
        <w:snapToGrid w:val="0"/>
        <w:spacing w:after="80" w:line="240" w:lineRule="auto"/>
        <w:rPr>
          <w:b/>
        </w:rPr>
      </w:pPr>
    </w:p>
    <w:p w14:paraId="792F385D" w14:textId="77777777" w:rsidR="00F10DA0" w:rsidRDefault="00F10DA0" w:rsidP="006C6E2E">
      <w:pPr>
        <w:snapToGrid w:val="0"/>
        <w:spacing w:after="80" w:line="240" w:lineRule="auto"/>
        <w:rPr>
          <w:b/>
        </w:rPr>
      </w:pPr>
    </w:p>
    <w:p w14:paraId="3EE61AF7" w14:textId="77777777" w:rsidR="00F10DA0" w:rsidRDefault="00F10DA0" w:rsidP="006C6E2E">
      <w:pPr>
        <w:snapToGrid w:val="0"/>
        <w:spacing w:after="80" w:line="240" w:lineRule="auto"/>
        <w:rPr>
          <w:b/>
        </w:rPr>
      </w:pPr>
    </w:p>
    <w:p w14:paraId="0A7AA1C7" w14:textId="77777777" w:rsidR="00F10DA0" w:rsidRDefault="00F10DA0" w:rsidP="006C6E2E">
      <w:pPr>
        <w:snapToGrid w:val="0"/>
        <w:spacing w:after="80" w:line="240" w:lineRule="auto"/>
        <w:rPr>
          <w:b/>
        </w:rPr>
      </w:pPr>
    </w:p>
    <w:p w14:paraId="2D37DD74" w14:textId="77777777" w:rsidR="00F10DA0" w:rsidRDefault="00F10DA0" w:rsidP="006C6E2E">
      <w:pPr>
        <w:snapToGrid w:val="0"/>
        <w:spacing w:after="80" w:line="240" w:lineRule="auto"/>
        <w:rPr>
          <w:b/>
        </w:rPr>
      </w:pPr>
    </w:p>
    <w:p w14:paraId="11632079" w14:textId="77777777" w:rsidR="00F10DA0" w:rsidRDefault="00F10DA0" w:rsidP="006C6E2E">
      <w:pPr>
        <w:snapToGrid w:val="0"/>
        <w:spacing w:after="80" w:line="240" w:lineRule="auto"/>
        <w:rPr>
          <w:b/>
        </w:rPr>
      </w:pPr>
    </w:p>
    <w:p w14:paraId="436F5D19" w14:textId="77777777" w:rsidR="00F10DA0" w:rsidRDefault="00F10DA0" w:rsidP="006C6E2E">
      <w:pPr>
        <w:snapToGrid w:val="0"/>
        <w:spacing w:after="80" w:line="240" w:lineRule="auto"/>
        <w:rPr>
          <w:b/>
        </w:rPr>
      </w:pPr>
    </w:p>
    <w:p w14:paraId="732B548D" w14:textId="77777777" w:rsidR="00F10DA0" w:rsidRDefault="00F10DA0" w:rsidP="006C6E2E">
      <w:pPr>
        <w:snapToGrid w:val="0"/>
        <w:spacing w:after="80" w:line="240" w:lineRule="auto"/>
        <w:rPr>
          <w:b/>
        </w:rPr>
      </w:pPr>
    </w:p>
    <w:p w14:paraId="552C042C" w14:textId="77777777" w:rsidR="00F10DA0" w:rsidRDefault="00F10DA0" w:rsidP="006C6E2E">
      <w:pPr>
        <w:snapToGrid w:val="0"/>
        <w:spacing w:after="80" w:line="240" w:lineRule="auto"/>
        <w:rPr>
          <w:b/>
        </w:rPr>
      </w:pPr>
    </w:p>
    <w:p w14:paraId="3A65DFA4" w14:textId="4B32A460" w:rsidR="00F10DA0" w:rsidRPr="00FC6ACE" w:rsidRDefault="00F10DA0" w:rsidP="006C6E2E">
      <w:pPr>
        <w:snapToGrid w:val="0"/>
        <w:spacing w:after="80" w:line="240" w:lineRule="auto"/>
        <w:rPr>
          <w:b/>
        </w:rPr>
      </w:pPr>
      <w:r w:rsidRPr="00FC6ACE">
        <w:rPr>
          <w:b/>
        </w:rPr>
        <w:t>Thomas HUSSON</w:t>
      </w:r>
      <w:r w:rsidR="00552419" w:rsidRPr="00FC6ACE">
        <w:rPr>
          <w:b/>
        </w:rPr>
        <w:t xml:space="preserve">, </w:t>
      </w:r>
      <w:r w:rsidRPr="00FC6ACE">
        <w:rPr>
          <w:b/>
        </w:rPr>
        <w:t>Interne en chirurgie viscérale et digestive</w:t>
      </w:r>
    </w:p>
    <w:p w14:paraId="70D8CFBD" w14:textId="02DD66C5" w:rsidR="00552419" w:rsidRPr="00FC6ACE" w:rsidRDefault="00552419" w:rsidP="006C6E2E">
      <w:pPr>
        <w:snapToGrid w:val="0"/>
        <w:spacing w:after="80" w:line="240" w:lineRule="auto"/>
        <w:rPr>
          <w:b/>
        </w:rPr>
      </w:pPr>
      <w:r w:rsidRPr="00FC6ACE">
        <w:rPr>
          <w:b/>
        </w:rPr>
        <w:t>Encadrant : Dr Claire GOUMARD, MCU-PH à la Pitié Salpêtrière dans le service du Pr SCATTON</w:t>
      </w:r>
    </w:p>
    <w:p w14:paraId="4E9DC41B" w14:textId="024E3434" w:rsidR="00F10DA0" w:rsidRPr="009E410C" w:rsidRDefault="00F10DA0" w:rsidP="006C6E2E">
      <w:pPr>
        <w:snapToGrid w:val="0"/>
        <w:spacing w:after="80" w:line="240" w:lineRule="auto"/>
        <w:rPr>
          <w:bCs/>
        </w:rPr>
      </w:pPr>
      <w:r w:rsidRPr="00FC6ACE">
        <w:rPr>
          <w:b/>
        </w:rPr>
        <w:t>Laboratoire d’accueil</w:t>
      </w:r>
      <w:r w:rsidRPr="009E410C">
        <w:rPr>
          <w:bCs/>
        </w:rPr>
        <w:t xml:space="preserve"> : Centre de Recherche Saint Antoine - INSERM UMR S-938, équipe maladies </w:t>
      </w:r>
      <w:proofErr w:type="spellStart"/>
      <w:r w:rsidRPr="009E410C">
        <w:rPr>
          <w:bCs/>
        </w:rPr>
        <w:t>fibro</w:t>
      </w:r>
      <w:proofErr w:type="spellEnd"/>
      <w:r w:rsidRPr="009E410C">
        <w:rPr>
          <w:bCs/>
        </w:rPr>
        <w:t>-inflammatoires d’origine métabolique et biliaire du foie – J</w:t>
      </w:r>
      <w:r w:rsidR="009E410C" w:rsidRPr="009E410C">
        <w:rPr>
          <w:bCs/>
        </w:rPr>
        <w:t>érémie</w:t>
      </w:r>
      <w:r w:rsidRPr="009E410C">
        <w:rPr>
          <w:bCs/>
        </w:rPr>
        <w:t xml:space="preserve"> Gautheron</w:t>
      </w:r>
    </w:p>
    <w:p w14:paraId="157922A4" w14:textId="77777777" w:rsidR="00F10DA0" w:rsidRPr="009E410C" w:rsidRDefault="00F10DA0" w:rsidP="006C6E2E">
      <w:pPr>
        <w:snapToGrid w:val="0"/>
        <w:spacing w:after="80" w:line="240" w:lineRule="auto"/>
        <w:rPr>
          <w:bCs/>
        </w:rPr>
      </w:pPr>
      <w:r w:rsidRPr="009E410C">
        <w:rPr>
          <w:bCs/>
        </w:rPr>
        <w:t>Faculté de Médecine Sorbonne Université, Site Saint-Antoine</w:t>
      </w:r>
    </w:p>
    <w:p w14:paraId="10167279" w14:textId="6332B775" w:rsidR="00F10DA0" w:rsidRPr="009E410C" w:rsidRDefault="00F10DA0" w:rsidP="006C6E2E">
      <w:pPr>
        <w:snapToGrid w:val="0"/>
        <w:spacing w:after="80" w:line="240" w:lineRule="auto"/>
        <w:rPr>
          <w:bCs/>
        </w:rPr>
      </w:pPr>
      <w:r w:rsidRPr="009E410C">
        <w:rPr>
          <w:bCs/>
        </w:rPr>
        <w:t>27, rue Chaligny (Boite Courrier BC 2910D) 75571 Paris cedex 12</w:t>
      </w:r>
    </w:p>
    <w:p w14:paraId="58FBE93E" w14:textId="77777777" w:rsidR="003D5155" w:rsidRDefault="003D5155" w:rsidP="006C6E2E">
      <w:pPr>
        <w:snapToGrid w:val="0"/>
        <w:spacing w:after="80" w:line="240" w:lineRule="auto"/>
      </w:pPr>
      <w:r>
        <w:br w:type="page"/>
      </w:r>
    </w:p>
    <w:p w14:paraId="653CFE85" w14:textId="77777777" w:rsidR="00714DD7" w:rsidRPr="006C6E2E" w:rsidRDefault="00714DD7" w:rsidP="006C6E2E">
      <w:pPr>
        <w:pStyle w:val="Heading2"/>
        <w:spacing w:line="240" w:lineRule="auto"/>
        <w:rPr>
          <w:rFonts w:ascii="Arial" w:hAnsi="Arial" w:cs="Arial"/>
        </w:rPr>
      </w:pPr>
      <w:bookmarkStart w:id="2" w:name="_Toc195553090"/>
      <w:r w:rsidRPr="006C6E2E">
        <w:rPr>
          <w:rFonts w:ascii="Arial" w:hAnsi="Arial" w:cs="Arial"/>
        </w:rPr>
        <w:lastRenderedPageBreak/>
        <w:t>Description du projet et résultats attendus</w:t>
      </w:r>
      <w:bookmarkEnd w:id="2"/>
    </w:p>
    <w:p w14:paraId="6FFD315E" w14:textId="77777777" w:rsidR="00714DD7" w:rsidRPr="006C6E2E" w:rsidRDefault="00714DD7" w:rsidP="006C6E2E">
      <w:pPr>
        <w:pStyle w:val="Heading3"/>
        <w:spacing w:line="240" w:lineRule="auto"/>
        <w:rPr>
          <w:rFonts w:ascii="Arial" w:hAnsi="Arial" w:cs="Arial"/>
        </w:rPr>
      </w:pPr>
      <w:bookmarkStart w:id="3" w:name="_Toc195553091"/>
      <w:r w:rsidRPr="006C6E2E">
        <w:rPr>
          <w:rFonts w:ascii="Arial" w:hAnsi="Arial" w:cs="Arial"/>
        </w:rPr>
        <w:t>Contexte scientifique et médical</w:t>
      </w:r>
      <w:bookmarkEnd w:id="3"/>
    </w:p>
    <w:p w14:paraId="5F5BE96B"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 xml:space="preserve">La transplantation hépatique constitue un traitement essentiel pour les patients en insuffisance hépatique terminale. Cependant, la pénurie d’organes représente une limitation majeure, entraînant un taux de mortalité significatif sur liste d’attente, estimé entre 10 et 20 % </w:t>
      </w:r>
      <w:r w:rsidRPr="006C6E2E">
        <w:rPr>
          <w:rFonts w:ascii="Arial" w:hAnsi="Arial" w:cs="Arial"/>
        </w:rPr>
        <w:fldChar w:fldCharType="begin"/>
      </w:r>
      <w:r w:rsidRPr="006C6E2E">
        <w:rPr>
          <w:rFonts w:ascii="Arial" w:hAnsi="Arial" w:cs="Arial"/>
        </w:rPr>
        <w:instrText xml:space="preserve"> ADDIN ZOTERO_ITEM CSL_CITATION {"citationID":"PYQxkbqw","properties":{"formattedCitation":"(1)","plainCitation":"(1)","noteIndex":0},"citationItems":[{"id":531,"uris":["http://zotero.org/users/6327427/items/JE5SUMQG"],"itemData":{"id":531,"type":"webpage","title":"Agence de la biomédecine - Le rapport annuel médical et scientifique 2017","URL":"https://www.agence-biomedecine.fr/annexes/bilan2017/donnees/organes/05-foie/synthese.htm","accessed":{"date-parts":[["2025",3,2]]}}}],"schema":"https://github.com/citation-style-language/schema/raw/master/csl-citation.json"} </w:instrText>
      </w:r>
      <w:r w:rsidRPr="006C6E2E">
        <w:rPr>
          <w:rFonts w:ascii="Arial" w:hAnsi="Arial" w:cs="Arial"/>
        </w:rPr>
        <w:fldChar w:fldCharType="separate"/>
      </w:r>
      <w:r w:rsidRPr="006C6E2E">
        <w:rPr>
          <w:rFonts w:ascii="Arial" w:hAnsi="Arial" w:cs="Arial"/>
          <w:noProof/>
        </w:rPr>
        <w:t>(1)</w:t>
      </w:r>
      <w:r w:rsidRPr="006C6E2E">
        <w:rPr>
          <w:rFonts w:ascii="Arial" w:hAnsi="Arial" w:cs="Arial"/>
        </w:rPr>
        <w:fldChar w:fldCharType="end"/>
      </w:r>
      <w:r w:rsidRPr="006C6E2E">
        <w:rPr>
          <w:rFonts w:ascii="Arial" w:hAnsi="Arial" w:cs="Arial"/>
        </w:rPr>
        <w:t xml:space="preserve">. Pour pallier cette situation, l’utilisation de greffons hépatiques dits "sous-optimaux" ou "marginaux" s’est développée. Ces greffons incluent : </w:t>
      </w:r>
    </w:p>
    <w:p w14:paraId="64169AE4" w14:textId="77777777" w:rsidR="00714DD7" w:rsidRPr="006C6E2E" w:rsidRDefault="00714DD7" w:rsidP="006C6E2E">
      <w:pPr>
        <w:numPr>
          <w:ilvl w:val="0"/>
          <w:numId w:val="1"/>
        </w:numPr>
        <w:snapToGrid w:val="0"/>
        <w:spacing w:after="80" w:line="240" w:lineRule="auto"/>
        <w:ind w:left="714" w:hanging="357"/>
        <w:rPr>
          <w:rFonts w:ascii="Arial" w:hAnsi="Arial" w:cs="Arial"/>
        </w:rPr>
      </w:pPr>
      <w:r w:rsidRPr="006C6E2E">
        <w:rPr>
          <w:rFonts w:ascii="Arial" w:hAnsi="Arial" w:cs="Arial"/>
        </w:rPr>
        <w:t>Les foies stéatosiques, c’est-à-dire avec une surcharge en graisse.</w:t>
      </w:r>
    </w:p>
    <w:p w14:paraId="524101AE" w14:textId="77777777" w:rsidR="00714DD7" w:rsidRPr="006C6E2E" w:rsidRDefault="00714DD7" w:rsidP="006C6E2E">
      <w:pPr>
        <w:numPr>
          <w:ilvl w:val="0"/>
          <w:numId w:val="1"/>
        </w:numPr>
        <w:snapToGrid w:val="0"/>
        <w:spacing w:after="80" w:line="240" w:lineRule="auto"/>
        <w:ind w:left="714" w:hanging="357"/>
        <w:rPr>
          <w:rFonts w:ascii="Arial" w:hAnsi="Arial" w:cs="Arial"/>
        </w:rPr>
      </w:pPr>
      <w:r w:rsidRPr="006C6E2E">
        <w:rPr>
          <w:rFonts w:ascii="Arial" w:hAnsi="Arial" w:cs="Arial"/>
        </w:rPr>
        <w:t>Les greffons ayant subi un défaut d’oxygénation (ischémie prolongée).</w:t>
      </w:r>
    </w:p>
    <w:p w14:paraId="22EA5CC9" w14:textId="77777777" w:rsidR="00714DD7" w:rsidRPr="006C6E2E" w:rsidRDefault="00714DD7" w:rsidP="006C6E2E">
      <w:pPr>
        <w:numPr>
          <w:ilvl w:val="0"/>
          <w:numId w:val="1"/>
        </w:numPr>
        <w:snapToGrid w:val="0"/>
        <w:spacing w:after="80" w:line="240" w:lineRule="auto"/>
        <w:ind w:left="714" w:hanging="357"/>
        <w:rPr>
          <w:rFonts w:ascii="Arial" w:hAnsi="Arial" w:cs="Arial"/>
        </w:rPr>
      </w:pPr>
      <w:r w:rsidRPr="006C6E2E">
        <w:rPr>
          <w:rFonts w:ascii="Arial" w:hAnsi="Arial" w:cs="Arial"/>
        </w:rPr>
        <w:t>Les greffons très âgés.</w:t>
      </w:r>
    </w:p>
    <w:p w14:paraId="13F64611" w14:textId="77777777" w:rsidR="00714DD7" w:rsidRPr="006C6E2E" w:rsidRDefault="00714DD7" w:rsidP="006C6E2E">
      <w:pPr>
        <w:numPr>
          <w:ilvl w:val="0"/>
          <w:numId w:val="1"/>
        </w:numPr>
        <w:snapToGrid w:val="0"/>
        <w:spacing w:after="80" w:line="240" w:lineRule="auto"/>
        <w:ind w:left="714" w:hanging="357"/>
        <w:rPr>
          <w:rFonts w:ascii="Arial" w:hAnsi="Arial" w:cs="Arial"/>
        </w:rPr>
      </w:pPr>
      <w:r w:rsidRPr="006C6E2E">
        <w:rPr>
          <w:rFonts w:ascii="Arial" w:hAnsi="Arial" w:cs="Arial"/>
        </w:rPr>
        <w:t>Les foies issus de donneurs porteurs de pathologies vasculaires à risque.</w:t>
      </w:r>
    </w:p>
    <w:p w14:paraId="69EAB2BF"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Si leur usage permet d’augmenter le nombre de transplantations possibles, ces greffons présentent un risque accru de complications post-greffe, incluant la défaillance primaire du greffon et des complications post-opératoires sévères, pouvant entraîner une morbidité importante, la perte du greffon ou le décès du receveur.</w:t>
      </w:r>
    </w:p>
    <w:p w14:paraId="6BD8288B" w14:textId="77777777" w:rsidR="00714DD7" w:rsidRPr="006C6E2E" w:rsidRDefault="00714DD7" w:rsidP="006C6E2E">
      <w:pPr>
        <w:pStyle w:val="Heading4"/>
        <w:spacing w:line="240" w:lineRule="auto"/>
        <w:rPr>
          <w:rFonts w:ascii="Arial" w:hAnsi="Arial" w:cs="Arial"/>
        </w:rPr>
      </w:pPr>
      <w:r w:rsidRPr="006C6E2E">
        <w:rPr>
          <w:rFonts w:ascii="Arial" w:hAnsi="Arial" w:cs="Arial"/>
        </w:rPr>
        <w:t>Méthodes de préservation des greffons</w:t>
      </w:r>
    </w:p>
    <w:p w14:paraId="5E98508F"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 xml:space="preserve">À ce jour, la préservation des greffons repose principalement sur la conservation statique hypothermique à 4°C dans une solution de préservation (IGL®, UW, HTK, </w:t>
      </w:r>
      <w:proofErr w:type="spellStart"/>
      <w:r w:rsidRPr="006C6E2E">
        <w:rPr>
          <w:rFonts w:ascii="Arial" w:hAnsi="Arial" w:cs="Arial"/>
        </w:rPr>
        <w:t>Celsior</w:t>
      </w:r>
      <w:proofErr w:type="spellEnd"/>
      <w:r w:rsidRPr="006C6E2E">
        <w:rPr>
          <w:rFonts w:ascii="Arial" w:hAnsi="Arial" w:cs="Arial"/>
        </w:rPr>
        <w:t xml:space="preserve">) </w:t>
      </w:r>
      <w:r w:rsidRPr="006C6E2E">
        <w:rPr>
          <w:rFonts w:ascii="Arial" w:hAnsi="Arial" w:cs="Arial"/>
        </w:rPr>
        <w:fldChar w:fldCharType="begin"/>
      </w:r>
      <w:r w:rsidRPr="006C6E2E">
        <w:rPr>
          <w:rFonts w:ascii="Arial" w:hAnsi="Arial" w:cs="Arial"/>
        </w:rPr>
        <w:instrText xml:space="preserve"> ADDIN ZOTERO_ITEM CSL_CITATION {"citationID":"t8UGpE0G","properties":{"formattedCitation":"(2,3)","plainCitation":"(2,3)","noteIndex":0},"citationItems":[{"id":529,"uris":["http://zotero.org/users/6327427/items/VI849QRE"],"itemData":{"id":529,"type":"article-journal","abstract":"Résumé\nLa pénurie de greffons hépatiques, disponibles pour la greffe, justifie une utilisation croissante de greffons dits marginaux. Ces derniers sont plus sensibles aux lésions d’ischémie-reperfusion, ce qui expose le receveur à un risque majoré de dysfonction du greffon et, donc, à une morbidité post-transplantation plus importante. Alors que la conservation froide statique reste aujourd’hui la référence pour les greffons hépatiques standards, les greffons marginaux pourraient bénéficier de nouvelles stratégies de conservation dynamique. Deux de ces stratégies, utilisant des machines de perfusion, ont été récemment évaluées dans des essais randomisés : la perfusion post-ischémique hypothermique oxygénée (HOPE) et la conservation en normothermie continue (cNMP). Les résultats montrent une amélioration et une prolongation de la conservation des greffons hépatiques avec cNMP et HOPE ainsi qu’une réduction des complications biliaires après HOPE. À noter qu’en cas de problème technique lors de la perfusion, HOPE permet à l’inverse de la cNMP, un retour aux conditions standards de conservation froide statique et reste donc une stratégie plus simple et sécure. Les deux stratégies offrent la possibilité d’évaluer la qualité et la viabilité des greffons hépatiques avant transplantation, permettant ainsi de mieux sélectionner les greffons hépatiques et d’augmenter le taux d’utilisation. À noter que les résultats du premier essai randomisé national français, comparant HOPE à la conservation froide statique, sont attendus en 2023. Par ailleurs, ces stratégies de conservation dynamique peuvent aussi être appliquées aux greffons partiels ou aux greffons issus de donneurs décédés après arrêt circulatoire, et présentent des perspectives de traitements ciblés du greffon avant transplantation . La conservation dynamique a, ainsi, pour but, d’augmenter le nombre de greffons disponibles, tout en améliorant leur qualité, afin de permettre un élargissement des indications et d’améliorer les résultats après transplantation hépatique.\nSummary\nGiven the increasing graft shortage, the transplant community is forced to use so called marginal liver grafts with a higher susceptibility to ischemia-reperfusion injury. This exposes the recipient to a higher risk of graft failure and post-transplant complications. While static cold storage remains the gold standard in low-risk transplant scenarios, dynamic preservation strategies may allow to improve outcomes after transplantation of marginal liver grafts. Two dynamic preservation strategies, end-ischemic hypothermic oxygenated perfusion (HOPE) and continuous normothermic machine perfusion (cNMP), have been evaluated in randomized clinical trials. The results show improved preservation of liver grafts after NMP and reduction of post-transplant biliary complications after HOPE. In comparison to NMP, HOPE has the advantage of requiring less logistics and expertise with the possibility to return to default static cold storage. Both strategies allow to assess graft viability prior to transplantation and may thus contribute to optimizing graft selection and reducing discard rates. The use of dynamic preservation is rapidly increasing in France and results from a national randomized trial on the use of HOPE in extended criteria graft will soon be available. Future applications should focus on controlled donation after circulatory death liver grafts, split grafts and graft treatment during perfusion. The final aim of dynamic liver graft preservation is to improve post-transplant outcomes, increase the number of transplanted grafts and allow expansion of transplant indications.","container-title":"Journal de Chirurgie Viscérale","DOI":"10.1016/j.jchirv.2022.05.002","ISSN":"1878-786X","issue":"5","journalAbbreviation":"Journal de Chirurgie Viscérale","page":"412-422","source":"ScienceDirect","title":"Stratégies de conservation des greffons en transplantation hépatique – progrès et perspectives en France","volume":"159","author":[{"family":"Muller","given":"X."},{"family":"Rossignol","given":"G."},{"family":"Mohkam","given":"K."},{"family":"Mabrut","given":"J. Y."}],"issued":{"date-parts":[["2022",10,1]]}}},{"id":547,"uris":["http://zotero.org/users/6327427/items/CCK43447"],"itemData":{"id":547,"type":"article-journal","abstract":"Background. \n          The standard preservation solution used during organ procurement and preservation of most organs is the University of Wisconsin (UW) solution. Despite its superiority over other cold storage solutions, the inclusion of hydroxyethyl starch (HES) as one of the components of the UW solution has been both advocated and denied. This study determined whether HES had any effect on red blood cell (RBC) aggregability and correlated aggregation parameters with HES molecular weight.\n          Methods. \n          Human RBC aggregability and deformability were investigated in vitro, at 4°C, with a laserassisted optical rotation cell analyzer. The study of RBC aggregation in a binary HES-HES system gave an indication about the nature of HES-RBCs interactions. Bright field microscopy and atomic force microscopy were used to morphologically characterize the aggregates size and form.\n          Results. \n          High molecular weight HES and UW solution had a potent hyperaggregating effect; low molecular weight HES had a hypoaggregating effect on RBC. RBC aggregates were of large size and their resistance to dissociation by flow-induced shear stress was high.\n          Conclusion. \n          The authors' in vitro experiments conclusively showed that the physiologic function of RBCs to form aggregates is significantly affected in the presence of HES. The use of high molecular weight HES in UW solution accounts for extended and accelerated aggregation of erythrocytes that may result in stasis of blood and incomplete washout of donor organs before transplantation.","container-title":"Transplantation","DOI":"10.1097/01.TP.0000068044.84652.9F","ISSN":"0041-1337","issue":"1","language":"en-US","page":"37","source":"journals.lww.com","title":"HYPERAGGREGATING EFFECT OF HYDROXYETHYL STARCH COMPONENTS AND UNIVERSITY OF WISCONSIN SOLUTION ON HUMAN RED BLOOD CELLS: A RISK OF IMPAIRED GRAFT PERFUSION IN ORGAN PROCUREMENT?","title-short":"HYPERAGGREGATING EFFECT OF HYDROXYETHYL STARCH COMPONENTS AND UNIVERSITY OF WISCONSIN SOLUTION ON HUMAN RED BLOOD CELLS","volume":"76","author":[{"family":"Morariu","given":"Aurora M."},{"family":"Plaats","given":"Arjan","non-dropping-particle":"vd"},{"family":"Oeveren","given":"Wim","non-dropping-particle":"v"},{"family":"Hart","given":"Nils A.","non-dropping-particle":"'t"},{"family":"Leuvenink","given":"Henri G. D."},{"family":"Graaff","given":"Reindert"},{"family":"Ploeg","given":"Rutger J."},{"family":"Rakhorst","given":"Gerhard"}],"issued":{"date-parts":[["2003",7,15]]}}}],"schema":"https://github.com/citation-style-language/schema/raw/master/csl-citation.json"} </w:instrText>
      </w:r>
      <w:r w:rsidRPr="006C6E2E">
        <w:rPr>
          <w:rFonts w:ascii="Arial" w:hAnsi="Arial" w:cs="Arial"/>
        </w:rPr>
        <w:fldChar w:fldCharType="separate"/>
      </w:r>
      <w:r w:rsidRPr="006C6E2E">
        <w:rPr>
          <w:rFonts w:ascii="Arial" w:hAnsi="Arial" w:cs="Arial"/>
        </w:rPr>
        <w:t>(2,3)</w:t>
      </w:r>
      <w:r w:rsidRPr="006C6E2E">
        <w:rPr>
          <w:rFonts w:ascii="Arial" w:hAnsi="Arial" w:cs="Arial"/>
        </w:rPr>
        <w:fldChar w:fldCharType="end"/>
      </w:r>
      <w:r w:rsidRPr="006C6E2E">
        <w:rPr>
          <w:rFonts w:ascii="Arial" w:hAnsi="Arial" w:cs="Arial"/>
        </w:rPr>
        <w:t xml:space="preserve">. Cette méthode est efficace pour limiter le métabolisme cellulaire et réduire les lésions d’ischémie-reperfusion. Elle permet d’excellents taux de survie après transplantation de foies non marginaux, atteignant 90 % à un an </w:t>
      </w:r>
      <w:r w:rsidRPr="006C6E2E">
        <w:rPr>
          <w:rFonts w:ascii="Arial" w:hAnsi="Arial" w:cs="Arial"/>
        </w:rPr>
        <w:fldChar w:fldCharType="begin"/>
      </w:r>
      <w:r w:rsidRPr="006C6E2E">
        <w:rPr>
          <w:rFonts w:ascii="Arial" w:hAnsi="Arial" w:cs="Arial"/>
        </w:rPr>
        <w:instrText xml:space="preserve"> ADDIN ZOTERO_ITEM CSL_CITATION {"citationID":"QSbo3f24","properties":{"formattedCitation":"(1)","plainCitation":"(1)","noteIndex":0},"citationItems":[{"id":531,"uris":["http://zotero.org/users/6327427/items/JE5SUMQG"],"itemData":{"id":531,"type":"webpage","title":"Agence de la biomédecine - Le rapport annuel médical et scientifique 2017","URL":"https://www.agence-biomedecine.fr/annexes/bilan2017/donnees/organes/05-foie/synthese.htm","accessed":{"date-parts":[["2025",3,2]]}}}],"schema":"https://github.com/citation-style-language/schema/raw/master/csl-citation.json"} </w:instrText>
      </w:r>
      <w:r w:rsidRPr="006C6E2E">
        <w:rPr>
          <w:rFonts w:ascii="Arial" w:hAnsi="Arial" w:cs="Arial"/>
        </w:rPr>
        <w:fldChar w:fldCharType="separate"/>
      </w:r>
      <w:r w:rsidRPr="006C6E2E">
        <w:rPr>
          <w:rFonts w:ascii="Arial" w:hAnsi="Arial" w:cs="Arial"/>
          <w:noProof/>
        </w:rPr>
        <w:t>(1)</w:t>
      </w:r>
      <w:r w:rsidRPr="006C6E2E">
        <w:rPr>
          <w:rFonts w:ascii="Arial" w:hAnsi="Arial" w:cs="Arial"/>
        </w:rPr>
        <w:fldChar w:fldCharType="end"/>
      </w:r>
      <w:r w:rsidRPr="006C6E2E">
        <w:rPr>
          <w:rFonts w:ascii="Arial" w:hAnsi="Arial" w:cs="Arial"/>
        </w:rPr>
        <w:t xml:space="preserve">. </w:t>
      </w:r>
    </w:p>
    <w:p w14:paraId="145765BA"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Cependant, cette approche montre des limites importantes, en particulier pour les greffons marginaux, qui sont plus vulnérables aux agressions liées à la conservation et à la reperfusion :</w:t>
      </w:r>
    </w:p>
    <w:p w14:paraId="77E659FF" w14:textId="77777777" w:rsidR="00714DD7" w:rsidRPr="006C6E2E" w:rsidRDefault="00714DD7" w:rsidP="006C6E2E">
      <w:pPr>
        <w:numPr>
          <w:ilvl w:val="0"/>
          <w:numId w:val="2"/>
        </w:numPr>
        <w:snapToGrid w:val="0"/>
        <w:spacing w:after="80" w:line="240" w:lineRule="auto"/>
        <w:ind w:left="714" w:hanging="357"/>
        <w:rPr>
          <w:rFonts w:ascii="Arial" w:hAnsi="Arial" w:cs="Arial"/>
        </w:rPr>
      </w:pPr>
      <w:r w:rsidRPr="006C6E2E">
        <w:rPr>
          <w:rFonts w:ascii="Arial" w:hAnsi="Arial" w:cs="Arial"/>
          <w:b/>
          <w:bCs/>
        </w:rPr>
        <w:t>Elle ne permet pas d’évaluer la fonction hépatique avant transplantation</w:t>
      </w:r>
      <w:r w:rsidRPr="006C6E2E">
        <w:rPr>
          <w:rFonts w:ascii="Arial" w:hAnsi="Arial" w:cs="Arial"/>
        </w:rPr>
        <w:t>, ce qui rend difficile la sélection des greffons réellement viables.</w:t>
      </w:r>
    </w:p>
    <w:p w14:paraId="5B178C23" w14:textId="77777777" w:rsidR="00714DD7" w:rsidRPr="006C6E2E" w:rsidRDefault="00714DD7" w:rsidP="006C6E2E">
      <w:pPr>
        <w:numPr>
          <w:ilvl w:val="0"/>
          <w:numId w:val="2"/>
        </w:numPr>
        <w:snapToGrid w:val="0"/>
        <w:spacing w:after="80" w:line="240" w:lineRule="auto"/>
        <w:ind w:left="714" w:hanging="357"/>
        <w:rPr>
          <w:rFonts w:ascii="Arial" w:hAnsi="Arial" w:cs="Arial"/>
        </w:rPr>
      </w:pPr>
      <w:r w:rsidRPr="006C6E2E">
        <w:rPr>
          <w:rFonts w:ascii="Arial" w:hAnsi="Arial" w:cs="Arial"/>
          <w:b/>
          <w:bCs/>
        </w:rPr>
        <w:t>Elle n’atténue pas efficacement les lésions d’ischémie-reperfusion</w:t>
      </w:r>
      <w:r w:rsidRPr="006C6E2E">
        <w:rPr>
          <w:rFonts w:ascii="Arial" w:hAnsi="Arial" w:cs="Arial"/>
        </w:rPr>
        <w:t xml:space="preserve">, en particulier pour les greffons « sous-optimaux » ou « marginaux ». </w:t>
      </w:r>
    </w:p>
    <w:p w14:paraId="31680856" w14:textId="77777777" w:rsidR="00714DD7" w:rsidRPr="006C6E2E" w:rsidRDefault="00714DD7" w:rsidP="006C6E2E">
      <w:pPr>
        <w:pStyle w:val="Heading4"/>
        <w:spacing w:line="240" w:lineRule="auto"/>
        <w:rPr>
          <w:rFonts w:ascii="Arial" w:hAnsi="Arial" w:cs="Arial"/>
        </w:rPr>
      </w:pPr>
      <w:r w:rsidRPr="006C6E2E">
        <w:rPr>
          <w:rFonts w:ascii="Arial" w:hAnsi="Arial" w:cs="Arial"/>
        </w:rPr>
        <w:t>Perfusion normothermique ex vivo : une alternative prometteuse</w:t>
      </w:r>
    </w:p>
    <w:p w14:paraId="7F149B1D"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 xml:space="preserve">Face aux limites de la conservation statique, la </w:t>
      </w:r>
      <w:r w:rsidRPr="006C6E2E">
        <w:rPr>
          <w:rFonts w:ascii="Arial" w:hAnsi="Arial" w:cs="Arial"/>
          <w:b/>
          <w:bCs/>
        </w:rPr>
        <w:t>perfusion normothermique ex vivo (NMP)</w:t>
      </w:r>
      <w:r w:rsidRPr="006C6E2E">
        <w:rPr>
          <w:rFonts w:ascii="Arial" w:hAnsi="Arial" w:cs="Arial"/>
        </w:rPr>
        <w:t xml:space="preserve"> a émergé comme une alternative intéressante </w:t>
      </w:r>
      <w:r w:rsidRPr="006C6E2E">
        <w:rPr>
          <w:rFonts w:ascii="Arial" w:hAnsi="Arial" w:cs="Arial"/>
        </w:rPr>
        <w:fldChar w:fldCharType="begin"/>
      </w:r>
      <w:r w:rsidRPr="006C6E2E">
        <w:rPr>
          <w:rFonts w:ascii="Arial" w:hAnsi="Arial" w:cs="Arial"/>
        </w:rPr>
        <w:instrText xml:space="preserve"> ADDIN ZOTERO_ITEM CSL_CITATION {"citationID":"cmr0jLDt","properties":{"formattedCitation":"(4)","plainCitation":"(4)","noteIndex":0},"citationItems":[{"id":561,"uris":["http://zotero.org/users/6327427/items/CEKERBAP"],"itemData":{"id":561,"type":"article-journal","abstract":"Introduction. The success of liver transplantation has been limited by the unavailability of suitable donor livers. The current organ preservation technique, i.e., static cold storage (SCS), is not suitable for marginal organs. Alternatively, normothermic machine perfusion (NMP) promises to recreate the physiological environment and hence holds promise for the better organ preservation. The objective of this systematic review is to provide an overview of the safety, benefits, and insight into the other potential useful parameters of NMP in the liver preservation. Material and Methods. We searched the current literature following registration in the International Prospective Register of Systematic Reviews (PROSPERO) with registration number CRD42018086034 for prospective trials comparing the role of NMP device to SCS in liver transplant by searching the PubMed, EMBASE, Cochrane, BIOSIS, Crossref, and Scopus databases and clinical trial registry. Results. The literature search identified five prospective clinical trials (four being early phase single institutional and single randomized multi-institutional) comparing 187 donor livers on NMP device to 273 donor livers on SCS. The primary outcome of interest was to assess the safety and graft survival at day 30 after transplant following NMP of the donor liver. Secondary outcomes included were early allograft dysfunction (EAD) in the first seven days; serum measures of liver functions as bilirubin, aspartate aminotransferase (AST), alanine amino transferase (ALT), alkaline phosphatase (ALP), and international normalized ratio (INR) on days 1–7; major complications as defined by a Clavien-Dindo score ≥ 3; and patient and graft survival and biliary complications at six months. The peaked median AST level between days 1 and 7 in the five trials was 417–1252 U/L (range 84–15009 U/L) while on NMP and 839–1474 U/L (range 153–8786 U/L) in SCS group. The median bilirubin level on day 7 ranged within 25–79 µmol/L (range 8–344 µmol/l) and 30–47.53 µmol/l (range 9–340 µmol/l) in NMP and SCS groups, respectively. A single case of PNF was reported in NMP group in the randomized trial while none of the other preliminary studies reported any in either group. There was intertrial variability in EAD which ranged within 15–56% in NMP group while being within 23–37% in SCS group. Biliary complications observed in NMP group ranged from 0 to 20%. Single device malfunction was reported in randomized controlled trial leading to renouncement of transplant while none of the other trials reported any machine failure, although two user related device errors inadvertent were reported. Conclusion. This review outlines that NMP not only demonstrated safety and efficacy but also provided the favourable environment of organ preservation, repair, and viability assessment to donor liver prior to the transplantation with low rate of posttransplantation complication as PNF, EAD, and biliary complication; however further studies are needed to broaden our horizon.","container-title":"HPB Surgery","DOI":"10.1155/2018/6360423","ISSN":"1607-8462","issue":"1","language":"en","license":"Copyright © 2018 Kumar Jayant et al.","note":"_eprint: https://onlinelibrary.wiley.com/doi/pdf/10.1155/2018/6360423","page":"6360423","source":"Wiley Online Library","title":"The Role of Normothermic Perfusion in Liver Transplantation (TRaNsIT Study): A Systematic Review of Preliminary Studies","title-short":"The Role of Normothermic Perfusion in Liver Transplantation (TRaNsIT Study)","volume":"2018","author":[{"family":"Jayant","given":"Kumar"},{"family":"Reccia","given":"Isabella"},{"family":"Virdis","given":"Francesco"},{"family":"Shapiro","given":"A. M. James"}],"issued":{"date-parts":[["2018"]]}}}],"schema":"https://github.com/citation-style-language/schema/raw/master/csl-citation.json"} </w:instrText>
      </w:r>
      <w:r w:rsidRPr="006C6E2E">
        <w:rPr>
          <w:rFonts w:ascii="Arial" w:hAnsi="Arial" w:cs="Arial"/>
        </w:rPr>
        <w:fldChar w:fldCharType="separate"/>
      </w:r>
      <w:r w:rsidRPr="006C6E2E">
        <w:rPr>
          <w:rFonts w:ascii="Arial" w:hAnsi="Arial" w:cs="Arial"/>
        </w:rPr>
        <w:t>(4)</w:t>
      </w:r>
      <w:r w:rsidRPr="006C6E2E">
        <w:rPr>
          <w:rFonts w:ascii="Arial" w:hAnsi="Arial" w:cs="Arial"/>
        </w:rPr>
        <w:fldChar w:fldCharType="end"/>
      </w:r>
      <w:r w:rsidRPr="006C6E2E">
        <w:rPr>
          <w:rFonts w:ascii="Arial" w:hAnsi="Arial" w:cs="Arial"/>
        </w:rPr>
        <w:t>. Cette technique consiste à maintenir le greffon à 37°C, permettant ainsi :</w:t>
      </w:r>
    </w:p>
    <w:p w14:paraId="548F9980" w14:textId="77777777" w:rsidR="00714DD7" w:rsidRPr="006C6E2E" w:rsidRDefault="00714DD7" w:rsidP="006C6E2E">
      <w:pPr>
        <w:numPr>
          <w:ilvl w:val="0"/>
          <w:numId w:val="3"/>
        </w:numPr>
        <w:snapToGrid w:val="0"/>
        <w:spacing w:after="80" w:line="240" w:lineRule="auto"/>
        <w:ind w:left="714" w:hanging="357"/>
        <w:rPr>
          <w:rFonts w:ascii="Arial" w:hAnsi="Arial" w:cs="Arial"/>
        </w:rPr>
      </w:pPr>
      <w:r w:rsidRPr="006C6E2E">
        <w:rPr>
          <w:rFonts w:ascii="Arial" w:hAnsi="Arial" w:cs="Arial"/>
          <w:b/>
          <w:bCs/>
        </w:rPr>
        <w:t>De reproduire les conditions physiologiques du corps humain</w:t>
      </w:r>
      <w:r w:rsidRPr="006C6E2E">
        <w:rPr>
          <w:rFonts w:ascii="Arial" w:hAnsi="Arial" w:cs="Arial"/>
        </w:rPr>
        <w:t>.</w:t>
      </w:r>
    </w:p>
    <w:p w14:paraId="2400A7FB" w14:textId="77777777" w:rsidR="00714DD7" w:rsidRPr="006C6E2E" w:rsidRDefault="00714DD7" w:rsidP="006C6E2E">
      <w:pPr>
        <w:numPr>
          <w:ilvl w:val="0"/>
          <w:numId w:val="3"/>
        </w:numPr>
        <w:snapToGrid w:val="0"/>
        <w:spacing w:after="80" w:line="240" w:lineRule="auto"/>
        <w:ind w:left="714" w:hanging="357"/>
        <w:rPr>
          <w:rFonts w:ascii="Arial" w:hAnsi="Arial" w:cs="Arial"/>
        </w:rPr>
      </w:pPr>
      <w:r w:rsidRPr="006C6E2E">
        <w:rPr>
          <w:rFonts w:ascii="Arial" w:hAnsi="Arial" w:cs="Arial"/>
          <w:b/>
          <w:bCs/>
        </w:rPr>
        <w:t>D’évaluer la viabilité des greffons avant leur transplantation</w:t>
      </w:r>
      <w:r w:rsidRPr="006C6E2E">
        <w:rPr>
          <w:rFonts w:ascii="Arial" w:hAnsi="Arial" w:cs="Arial"/>
        </w:rPr>
        <w:t>.</w:t>
      </w:r>
    </w:p>
    <w:p w14:paraId="483911EA" w14:textId="77777777" w:rsidR="00714DD7" w:rsidRPr="006C6E2E" w:rsidRDefault="00714DD7" w:rsidP="006C6E2E">
      <w:pPr>
        <w:numPr>
          <w:ilvl w:val="0"/>
          <w:numId w:val="3"/>
        </w:numPr>
        <w:snapToGrid w:val="0"/>
        <w:spacing w:after="80" w:line="240" w:lineRule="auto"/>
        <w:ind w:left="714" w:hanging="357"/>
        <w:rPr>
          <w:rFonts w:ascii="Arial" w:hAnsi="Arial" w:cs="Arial"/>
        </w:rPr>
      </w:pPr>
      <w:r w:rsidRPr="006C6E2E">
        <w:rPr>
          <w:rFonts w:ascii="Arial" w:hAnsi="Arial" w:cs="Arial"/>
          <w:b/>
          <w:bCs/>
        </w:rPr>
        <w:t>De favoriser leur régénération cellulaire et d’atténuer les lésions d’ischémie-reperfusion</w:t>
      </w:r>
      <w:r w:rsidRPr="006C6E2E">
        <w:rPr>
          <w:rFonts w:ascii="Arial" w:hAnsi="Arial" w:cs="Arial"/>
        </w:rPr>
        <w:t>.</w:t>
      </w:r>
    </w:p>
    <w:p w14:paraId="50710DA8" w14:textId="77777777" w:rsidR="00714DD7" w:rsidRPr="006C6E2E" w:rsidRDefault="00714DD7" w:rsidP="006C6E2E">
      <w:pPr>
        <w:numPr>
          <w:ilvl w:val="0"/>
          <w:numId w:val="3"/>
        </w:numPr>
        <w:snapToGrid w:val="0"/>
        <w:spacing w:after="80" w:line="240" w:lineRule="auto"/>
        <w:ind w:left="714" w:hanging="357"/>
        <w:rPr>
          <w:rFonts w:ascii="Arial" w:hAnsi="Arial" w:cs="Arial"/>
        </w:rPr>
      </w:pPr>
      <w:r w:rsidRPr="006C6E2E">
        <w:rPr>
          <w:rFonts w:ascii="Arial" w:hAnsi="Arial" w:cs="Arial"/>
          <w:b/>
          <w:bCs/>
        </w:rPr>
        <w:t>D’administrer des traitements ciblés</w:t>
      </w:r>
      <w:r w:rsidRPr="006C6E2E">
        <w:rPr>
          <w:rFonts w:ascii="Arial" w:hAnsi="Arial" w:cs="Arial"/>
        </w:rPr>
        <w:t xml:space="preserve">, comme des anti-inflammatoires ou des agents permettant un </w:t>
      </w:r>
      <w:proofErr w:type="spellStart"/>
      <w:r w:rsidRPr="006C6E2E">
        <w:rPr>
          <w:rFonts w:ascii="Arial" w:hAnsi="Arial" w:cs="Arial"/>
          <w:i/>
          <w:iCs/>
        </w:rPr>
        <w:t>defatting</w:t>
      </w:r>
      <w:proofErr w:type="spellEnd"/>
      <w:r w:rsidRPr="006C6E2E">
        <w:rPr>
          <w:rFonts w:ascii="Arial" w:hAnsi="Arial" w:cs="Arial"/>
        </w:rPr>
        <w:t xml:space="preserve"> pharmacologique des foies stéatosiques </w:t>
      </w:r>
      <w:r w:rsidRPr="006C6E2E">
        <w:rPr>
          <w:rFonts w:ascii="Arial" w:hAnsi="Arial" w:cs="Arial"/>
        </w:rPr>
        <w:fldChar w:fldCharType="begin"/>
      </w:r>
      <w:r w:rsidRPr="006C6E2E">
        <w:rPr>
          <w:rFonts w:ascii="Arial" w:hAnsi="Arial" w:cs="Arial"/>
        </w:rPr>
        <w:instrText xml:space="preserve"> ADDIN ZOTERO_ITEM CSL_CITATION {"citationID":"bEiLl9EU","properties":{"formattedCitation":"(5,6)","plainCitation":"(5,6)","noteIndex":0},"citationItems":[{"id":566,"uris":["http://zotero.org/users/6327427/items/VHDEX5I5"],"itemData":{"id":566,"type":"article-journal","abstract":"The ongoing organ shortage has forced transplant teams to develop alternate sources of liver grafts. In this setting, ex-situ machine perfusion has rapidly developed as a promising tool to assess viability and improve the function of organs from extended criteria donors, including fatty liver grafts. In particular, normothermic machine perfusion represents a powerful tool to test a liver in full 37 °C metabolism and add pharmacological corrections whenever needed. In this context, many pharmacological agents and therapeutics have been tested to induce liver defatting on normothermic machine perfusion with promising results even on human organs. This systematic review makes a comprehensive synthesis on existing pharmacological therapies for liver defatting, with special focus on normothermic liver machine perfusion as an experimental ex-vivo translational model.","container-title":"Journal of Clinical Medicine","DOI":"10.3390/jcm10061253","ISSN":"2077-0383","issue":"6","language":"en","license":"http://creativecommons.org/licenses/by/3.0/","note":"number: 6\npublisher: Multidisciplinary Digital Publishing Institute","page":"1253","source":"www.mdpi.com","title":"Ex-Vivo Pharmacological Defatting of the Liver: A Review","title-short":"Ex-Vivo Pharmacological Defatting of the Liver","volume":"10","author":[{"family":"Goumard","given":"Claire"},{"family":"Turco","given":"Célia"},{"family":"Sakka","given":"Mehdi"},{"family":"Aoudjehane","given":"Lynda"},{"family":"Lesnik","given":"Philippe"},{"family":"Savier","given":"Eric"},{"family":"Conti","given":"Filomena"},{"family":"Scatton","given":"Olivier"}],"issued":{"date-parts":[["2021",1]]}}},{"id":564,"uris":["http://zotero.org/users/6327427/items/JI8P3SQV"],"itemData":{"id":564,"type":"article-journal","abstract":"Long-standing research has shown that increased lipid content in donor livers is associated with inferior graft outcomes posttransplant. The global epidemic that is obesity has increased the prevalence of steatosis in organ donors, to the extent that it has become one of the main reasons for declining livers for transplantation. Consequently, it is one of the major culprits behind the discrepancy between the number of donor livers offered for transplantation and those that go on to be transplanted. Steatotic livers are characterized by poor microcirculation, depleted energy stores because of an impaired capacity for mitochondrial recovery, and a propensity for an exaggerated inflammatory response following reperfusion injury culminating in poorer graft function postoperatively. Ex situ machine perfusion, currently a novel method in graft preservation, is showing great promise in providing a tool for the recovery and reconditioning of marginal livers. Hence, reconditioning these steatotic livers using machine perfusion has the potential to increase the number of liver transplants performed. In this review, we consider the problematic issues associated with fatty livers in the realm of transplantation and discuss pharmacological and nonpharmacological options that are being developed to enhance recovery of these organs using machine perfusion and defatting strategies.","container-title":"American Journal of Transplantation","DOI":"10.1111/ajt.14992","ISSN":"1600-6135","issue":"10","journalAbbreviation":"American Journal of Transplantation","page":"2384-2399","source":"ScienceDirect","title":"Ex situ machine perfusion as a tool to recondition steatotic donor livers: Troublesome features of fatty livers and the role of defatting therapies. A systematic review.","title-short":"Ex situ machine perfusion as a tool to recondition steatotic donor livers","volume":"18","author":[{"family":"Boteon","given":"Yuri L."},{"family":"Boteon","given":"Amanda P. C. S."},{"family":"Attard","given":"Joseph"},{"family":"Mergental","given":"Hynek"},{"family":"Mirza","given":"Darius F."},{"family":"Bhogal","given":"Ricky H."},{"family":"Afford","given":"Simon C."}],"issued":{"date-parts":[["2018",10,1]]}}}],"schema":"https://github.com/citation-style-language/schema/raw/master/csl-citation.json"} </w:instrText>
      </w:r>
      <w:r w:rsidRPr="006C6E2E">
        <w:rPr>
          <w:rFonts w:ascii="Arial" w:hAnsi="Arial" w:cs="Arial"/>
        </w:rPr>
        <w:fldChar w:fldCharType="separate"/>
      </w:r>
      <w:r w:rsidRPr="006C6E2E">
        <w:rPr>
          <w:rFonts w:ascii="Arial" w:hAnsi="Arial" w:cs="Arial"/>
        </w:rPr>
        <w:t>(5,6)</w:t>
      </w:r>
      <w:r w:rsidRPr="006C6E2E">
        <w:rPr>
          <w:rFonts w:ascii="Arial" w:hAnsi="Arial" w:cs="Arial"/>
        </w:rPr>
        <w:fldChar w:fldCharType="end"/>
      </w:r>
      <w:r w:rsidRPr="006C6E2E">
        <w:rPr>
          <w:rFonts w:ascii="Arial" w:hAnsi="Arial" w:cs="Arial"/>
        </w:rPr>
        <w:t>.</w:t>
      </w:r>
    </w:p>
    <w:p w14:paraId="1C25C318" w14:textId="77777777" w:rsidR="00714DD7" w:rsidRPr="006C6E2E" w:rsidRDefault="00714DD7" w:rsidP="006C6E2E">
      <w:pPr>
        <w:snapToGrid w:val="0"/>
        <w:spacing w:after="80" w:line="240" w:lineRule="auto"/>
        <w:rPr>
          <w:rFonts w:ascii="Arial" w:hAnsi="Arial" w:cs="Arial"/>
          <w:b/>
          <w:bCs/>
          <w:i/>
          <w:iCs/>
        </w:rPr>
      </w:pPr>
      <w:r w:rsidRPr="006C6E2E">
        <w:rPr>
          <w:rFonts w:ascii="Arial" w:hAnsi="Arial" w:cs="Arial"/>
        </w:rPr>
        <w:t xml:space="preserve">Plusieurs essais contrôlés de phase 3 ont évalué cette approche avec des résultats encourageants, suggérant qu’elle pourrait améliorer significativement la qualité des greffons avant transplantation </w:t>
      </w:r>
      <w:r w:rsidRPr="006C6E2E">
        <w:rPr>
          <w:rFonts w:ascii="Arial" w:hAnsi="Arial" w:cs="Arial"/>
        </w:rPr>
        <w:fldChar w:fldCharType="begin"/>
      </w:r>
      <w:r w:rsidRPr="006C6E2E">
        <w:rPr>
          <w:rFonts w:ascii="Arial" w:hAnsi="Arial" w:cs="Arial"/>
        </w:rPr>
        <w:instrText xml:space="preserve"> ADDIN ZOTERO_ITEM CSL_CITATION {"citationID":"mTrmT8jk","properties":{"formattedCitation":"(7\\uc0\\u8211{}11)","plainCitation":"(7–11)","noteIndex":0},"citationItems":[{"id":490,"uris":["http://zotero.org/users/6327427/items/ATKHHP75"],"itemData":{"id":490,"type":"article-journal","abstract":"Liver transplantation is a highly successful treatment, but is severely limited by the shortage in donor organs. However, many potential donor organs cannot be used; this is because sub-optimal livers do not tolerate conventional cold storage and there is no reliable way to assess organ viability preoperatively. Normothermic machine perfusion maintains the liver in a physiological state, avoids cooling and allows recovery and functional testing. Here we show that, in a randomized trial with 220 liver transplantations, compared to conventional static cold storage, normothermic preservation is associated with a 50% lower level of graft injury, measured by hepatocellular enzyme release, despite a 50% lower rate of organ discard and a 54% longer mean preservation time. There was no significant difference in bile duct complications, graft survival or survival of the patient. If translated to clinical practice, these results would have a major impact on liver transplant outcomes and waiting list mortality.","container-title":"Nature","DOI":"10.1038/s41586-018-0047-9","ISSN":"1476-4687","issue":"7703","language":"en","license":"2018 Macmillan Publishers Ltd., part of Springer Nature","note":"publisher: Nature Publishing Group","page":"50-56","source":"www.nature.com","title":"A randomized trial of normothermic preservation in liver transplantation","volume":"557","author":[{"family":"Nasralla","given":"David"},{"family":"Coussios","given":"Constantin C."},{"family":"Mergental","given":"Hynek"},{"family":"Akhtar","given":"M. Zeeshan"},{"family":"Butler","given":"Andrew J."},{"family":"Ceresa","given":"Carlo D. L."},{"family":"Chiocchia","given":"Virginia"},{"family":"Dutton","given":"Susan J."},{"family":"García-Valdecasas","given":"Juan Carlos"},{"family":"Heaton","given":"Nigel"},{"family":"Imber","given":"Charles"},{"family":"Jassem","given":"Wayel"},{"family":"Jochmans","given":"Ina"},{"family":"Karani","given":"John"},{"family":"Knight","given":"Simon R."},{"family":"Kocabayoglu","given":"Peri"},{"family":"Malagò","given":"Massimo"},{"family":"Mirza","given":"Darius"},{"family":"Morris","given":"Peter J."},{"family":"Pallan","given":"Arvind"},{"family":"Paul","given":"Andreas"},{"family":"Pavel","given":"Mihai"},{"family":"Perera","given":"M. Thamara P. R."},{"family":"Pirenne","given":"Jacques"},{"family":"Ravikumar","given":"Reena"},{"family":"Russell","given":"Leslie"},{"family":"Upponi","given":"Sara"},{"family":"Watson","given":"Chris J. E."},{"family":"Weissenbacher","given":"Annemarie"},{"family":"Ploeg","given":"Rutger J."},{"family":"Friend","given":"Peter J."}],"issued":{"date-parts":[["2018",5]]}}},{"id":525,"uris":["http://zotero.org/users/6327427/items/C5RHDJLA"],"itemData":{"id":525,"type":"article-journal","abstract":"Ischemic cold storage (ICS) of livers for transplant is associated with serious posttransplant complications and underuse of liver allografts.To determine whether portable normothermic machine perfusion preservation of livers obtained from deceased donors using the Organ Care System (OCS) Liver ameliorates early allograft dysfunction (EAD) and ischemic biliary complications (IBCs).This multicenter randomized clinical trial (International Randomized Trial to Evaluate the Effectiveness of the Portable Organ Care System Liver for Preserving and Assessing Donor Livers for Transplantation) was conducted between November 2016 and October 2019 at 20 US liver transplant programs. The trial compared outcomes for 300 recipients of livers preserved using either OCS (n = 153) or ICS (n = 147). Participants were actively listed for liver transplant on the United Network of Organ Sharing national waiting list.Transplants were performed for recipients randomly assigned to receive donor livers preserved by either conventional ICS or the OCS Liver initiated at the donor hospital.The primary effectiveness end point was incidence of EAD. Secondary end points included OCS Liver ex vivo assessment capability of donor allografts, extent of reperfusion syndrome, incidence of IBC at 6 and 12 months, and overall recipient survival after transplant. The primary safety end point was the number of liver graft–related severe adverse events within 30 days after transplant.Of 293 patients in the per-protocol population, the primary analysis population for effectiveness, 151 were in the OCS Liver group (mean [SD] age, 57.1 [10.3] years; 102 [67%] men), and 142 were in the ICS group (mean SD age, 58.6 [10.0] years; 100 [68%] men). The primary effectiveness end point was met by a significant decrease in EAD (27 of 150 [18%] vs 44 of 141 [31%]; P = .01). The OCS Liver preserved livers had significant reduction in histopathologic evidence of ischemia-reperfusion injury after reperfusion (eg, less moderate to severe lobular inflammation: 9 of 150 [6%] for OCS Liver vs 18 of 141 [13%] for ICS; P = .004). The OCS Liver resulted in significantly higher use of livers from donors after cardiac death (28 of 55 [51%] for the OCS Liver vs 13 of 51 [26%] for ICS; P = .007). The OCS Liver was also associated with significant reduction in incidence of IBC 6 months (1.3% vs 8.5%; P = .02) and 12 months (2.6% vs 9.9%; P = .02) after transplant.This multicenter randomized clinical trial provides the first indication, to our knowledge, that normothermic machine perfusion preservation of deceased donor livers reduces both posttransplant EAD and IBC. Use of the OCS Liver also resulted in increased use of livers from donors after cardiac death. Together these findings indicate that OCS Liver preservation is associated with superior posttransplant outcomes and increased donor liver use.ClinicalTrials.gov Identifier: NCT02522871","container-title":"JAMA Surgery","DOI":"10.1001/jamasurg.2021.6781","ISSN":"2168-6254","issue":"3","journalAbbreviation":"JAMA Surgery","page":"189-198","source":"Silverchair","title":"Impact of Portable Normothermic Blood-Based Machine Perfusion on Outcomes of Liver Transplant: The OCS Liver PROTECT Randomized Clinical Trial","title-short":"Impact of Portable Normothermic Blood-Based Machine Perfusion on Outcomes of Liver Transplant","volume":"157","author":[{"family":"Markmann","given":"James F."},{"family":"Abouljoud","given":"Marwan S."},{"family":"Ghobrial","given":"R. Mark"},{"family":"Bhati","given":"Chandra S."},{"family":"Pelletier","given":"Shawn J."},{"family":"Lu","given":"Amy D."},{"family":"Ottmann","given":"Shane"},{"family":"Klair","given":"Tarunjeet"},{"family":"Eymard","given":"Corey"},{"family":"Roll","given":"Garrett R."},{"family":"Magliocca","given":"Joseph"},{"family":"Pruett","given":"Timothy L."},{"family":"Reyes","given":"Jorge"},{"family":"Black","given":"Sylvester M."},{"family":"Marsh","given":"Christopher L."},{"family":"Schnickel","given":"Gabriel"},{"family":"Kinkhabwala","given":"Milan"},{"family":"Florman","given":"Sander S."},{"family":"Merani","given":"Shaheed"},{"family":"Demetris","given":"Anthony J."},{"family":"Kimura","given":"Shoko"},{"family":"Rizzari","given":"Michael"},{"family":"Saharia","given":"Ashish"},{"family":"Levy","given":"Marlon"},{"family":"Agarwal","given":"Avinash"},{"family":"Cigarroa","given":"Francisco G."},{"family":"Eason","given":"James D."},{"family":"Syed","given":"Shareef"},{"family":"Washburn","given":"W. Kenneth"},{"family":"Parekh","given":"Justin"},{"family":"Moon","given":"Jang"},{"family":"Maskin","given":"Alexander"},{"family":"Yeh","given":"Heidi"},{"family":"Vagefi","given":"Parsia A."},{"family":"MacConmara","given":"Malcolm P."}],"issued":{"date-parts":[["2022",3,1]]}}},{"id":524,"uris":["http://zotero.org/users/6327427/items/GTLUEXDT"],"itemData":{"id":524,"type":"article-journal","abstract":"Ex situ normothermic machine perfusion (NMP) might minimize ischemia/reperfusion injury (IRI) of liver grafts. In this study, 20 primary liver transplantation recipients of older grafts (≥70 years) were randomized 1:1 to NMP or cold storage (CS) groups. The primary study endpoint was to evaluate graft and patient survival at 6 months posttransplantation. The secondary endpoint was to evaluate liver and bile duct biopsies; IRI by means of peak transaminases within 7 days after surgery; and incidence of biliary complications at month 6. Liver and bile duct biopsies were collected at bench surgery, end of ex situ NMP, and end of transplant surgery. Interleukin (IL) 6, IL10, and tumor necrosis factor α (TNF-α) perfusate concentrations were tested during NMP. All grafts were successfully transplanted. Median (interquartile range) posttransplant aspartate aminotransferase peak was 709 (371-1575) IU/L for NMP and 574 (377-1162) IU/L for CS (P = 0.597). There was 1 hepatic artery thrombosis in the NMP group and 1 death in the CS group. In NMP, we observed high TNF-α perfusate levels, and these were inversely correlated with lactate (P &lt; 0.001). Electron microscopy showed decreased mitochondrial volume density and steatosis and an increased volume density of autophagic vacuoles at the end of transplantation in NMP versus CS patients (P &lt; 0.001). Use of NMP with older liver grafts is associated with histological evidence of reduced IRI, although the clinical benefit remains to be demonstrated.","container-title":"Liver Transplantation","DOI":"10.1002/lt.25362","ISSN":"1527-6473","issue":"3","language":"en","note":"_eprint: https://onlinelibrary.wiley.com/doi/pdf/10.1002/lt.25362","page":"436-449","source":"Wiley Online Library","title":"Pilot, Open, Randomized, Prospective Trial for Normothermic Machine Perfusion Evaluation in Liver Transplantation From Older Donors","volume":"25","author":[{"family":"Ghinolfi","given":"Davide"},{"family":"Rreka","given":"Erion"},{"family":"De Tata","given":"Vincenzo"},{"family":"Franzini","given":"Maria"},{"family":"Pezzati","given":"Daniele"},{"family":"Fierabracci","given":"Vanna"},{"family":"Masini","given":"Matilde"},{"family":"Cacciatoinsilla","given":"Andrea"},{"family":"Bindi","given":"Maria Lucia"},{"family":"Marselli","given":"Lorella"},{"family":"Mazzotti","given":"Valentina"},{"family":"Morganti","given":"Riccardo"},{"family":"Marchetti","given":"Piero"},{"family":"Biancofiore","given":"Giandomenico"},{"family":"Campani","given":"Daniela"},{"family":"Paolicchi","given":"Aldo"},{"family":"De Simone","given":"Paolo"}],"issued":{"date-parts":[["2019"]]}}},{"id":549,"uris":["http://zotero.org/users/6327427/items/HF3QKD2E"],"itemData":{"id":549,"type":"article-journal","abstract":"Background\nSevere primary graft dysfunction (PGD) of grade 3 (PGD3) is a common serious complication following lung transplantation. We aimed to assess physiological donor lung preservation using the Organ Care System (OCS) Lung device compared with cold static storage.\nMethods\nIn this non-inferiority, randomised, controlled, open-label, phase 3 trial (INSPIRE) recipients were aged 18 years or older and were registered as standard criteria primary double lung transplant candidates. Eligible donors were younger than 65 years old with a ratio of partial pressure of oxygen in arterial blood to the fraction of inspired oxygen of more than 300 mm Hg. Transplant recipients were randomly assigned (1:1) with permuted blocks, stratified by centre, to receive standard criteria donor lungs preserved in the OCS Lung device (OCS arm) or cold storage at 4°C (control arm). The composite primary effectiveness endpoint was absence of PGD3 within the first 72 h after transplant and 30-day survival in the per-protocol population, with a stringent 4% non-inferiority margin. Superiority was tested upon meeting non-inferiority. The primary safety endpoint was the mean number of lung graft-related serious adverse events within 30 days of transplant. We did analyses in the per-protocol and intention-to-treat populations. This trial is registered with ClinicalTrials.gov, number NCT01630434.\nFindings\nBetween Nov 17, 2011, and Nov 24, 2014, we randomly assigned 370 patients, and 320 (86%) underwent transplantation (n=151 OCS and n=169 control); follow-up was completed in Nov 24, 2016. The primary endpoint was met in 112 (79·4%) of 141 patients (95% CI 71·8 to 85·8) in the OCS group compared with 116 (70·3%) of 165 patients (62·7 to 77·2) in the control group (non-inferiority point estimate −9·1%; 95% CI −∞ to −1·0; p=0·0038; and superiority test p=0·068). Patient survival at day 30 post-transplant was 135 (95·7%) of 141 patients (95% CI 91·0–98·4) in the OCS group and 165 patients (100%; 97·8–100·0) in the control group (p=0·0090) and at 12 months was 126 (89·4%) of 141 patients (83·1–93·9) for the OCS group compared with 146 (88·1%) of 165 patients (81·8–92·8) for the control group. Incidence of PGD3 within 72 h was reported in 25 (17·7%) of 141 patients in the OCS group (95% CI 11·8 to 25·1) and 49 (29·7%) of 165 patients in the control group (22·8 to 37·3; superiority test p=0·015). The primary safety endpoint was met (0·23 lung graft-related serious adverse events in the OCS group compared with 0·28 events in the control group [point estimate −0·045%; 95% CI −∞ to 0·047; non-inferiority test p=0·020]). In the intention-to-treat population, causes of death at 30 days and in hospital were lung graft failure or lung infection (n=2 for OCS vs n=7 for control), cardiac causes (n=4 vs n=1), vascular or stroke (n=3 vs n=0), metabolic coma (n=0 vs n=2), and generalised sepsis (n=0 vs n=1).\nInterpretation\nThe INSPIRE trial met its primary effectiveness and safety endpoints. Although no short-term survival benefit was reported, further research is needed to see whether the reduced incidence of PGD3 within 72 h of a transplant might translate into earlier recovery and improved long-term outcomes after lung transplantation.\nFunding\nTransMedics Inc.","container-title":"The Lancet Respiratory Medicine","DOI":"10.1016/S2213-2600(18)30136-X","ISSN":"2213-2600","issue":"5","journalAbbreviation":"The Lancet Respiratory Medicine","page":"357-367","source":"ScienceDirect","title":"Normothermic ex-vivo preservation with the portable Organ Care System Lung device for bilateral lung transplantation (INSPIRE): a randomised, open-label, non-inferiority, phase 3 study","title-short":"Normothermic ex-vivo preservation with the portable Organ Care System Lung device for bilateral lung transplantation (INSPIRE)","volume":"6","author":[{"family":"Warnecke","given":"Gregor"},{"family":"Van Raemdonck","given":"Dirk"},{"family":"Smith","given":"Michael A"},{"family":"Massard","given":"Gilbert"},{"family":"Kukreja","given":"Jasleen"},{"family":"Rea","given":"Federico"},{"family":"Loor","given":"Gabriel"},{"family":"De Robertis","given":"Fabio"},{"family":"Nagendran","given":"Jayan"},{"family":"Dhital","given":"Kumud K"},{"family":"Moradiellos Díez","given":"Francisco Javier"},{"family":"Knosalla","given":"Christoph"},{"family":"Bermudez","given":"Christian A"},{"family":"Tsui","given":"Steven"},{"family":"McCurry","given":"Kenneth"},{"family":"Wang","given":"I-Wen"},{"family":"Deuse","given":"Tobias"},{"family":"Lesèche","given":"Guy"},{"family":"Thomas","given":"Pascal"},{"family":"Tudorache","given":"Igor"},{"family":"Kühn","given":"Christian"},{"family":"Avsar","given":"Murat"},{"family":"Wiegmann","given":"Bettina"},{"family":"Sommer","given":"Wiebke"},{"family":"Neyrinck","given":"Arne"},{"family":"Schiavon","given":"Marco"},{"family":"Calabrese","given":"Fiorella"},{"family":"Santelmo","given":"Nichola"},{"family":"Olland","given":"Anne"},{"family":"Falcoz","given":"Pierre-Emanuel"},{"family":"Simon","given":"Andre R"},{"family":"Varela","given":"Andres"},{"family":"Madsen","given":"Joren C"},{"family":"Hertz","given":"Marshall"},{"family":"Haverich","given":"Axel"},{"family":"Ardehali","given":"Abbas"}],"issued":{"date-parts":[["2018",5,1]]}}},{"id":551,"uris":["http://zotero.org/users/6327427/items/CZEIW828"],"itemData":{"id":551,"type":"article-journal","abstract":"Background\nThe Organ Care System is the only clinical platform for ex-vivo perfusion of human donor hearts. The system preserves the donor heart in a warm beating state during transport from the donor hospital to the recipient hospital. We aimed to assess the clinical outcomes of the Organ Care System compared with standard cold storage of human donor hearts for transplantation.\nMethods\nWe did this prospective, open-label, multicentre, randomised non-inferiority trial at ten heart-transplant centres in the USA and Europe. Eligible heart-transplant candidates (aged &gt;18 years) were randomly assigned (1:1) to receive donor hearts preserved with either the Organ Care System or standard cold storage. Participants, investigators, and medical staff were not masked to group assignment. The primary endpoint was 30 day patient and graft survival, with a 10% non-inferiority margin. We did analyses in the intention-to-treat, as-treated, and per-protocol populations. This trial is registered with ClinicalTrials.gov, number NCT00855712.\nFindings\nBetween June 29, 2010, and Sept 16, 2013, we randomly assigned 130 patients to the Organ Care System group (n=67) or the standard cold storage group (n=63). 30 day patient and graft survival rates were 94% (n=63) in the Organ Care System group and 97% (n=61) in the standard cold storage group (difference 2·8%, one-sided 95% upper confidence bound 8·8; p=0·45). Eight (13%) patients in the Organ Care System group and nine (14%) patients in the standard cold storage group had cardiac-related serious adverse events.\nInterpretation\nHeart transplantation using donor hearts adequately preserved with the Organ Care System or with standard cold storage yield similar short-term clinical outcomes. The metabolic assessment capability of the Organ Care System needs further study.\nFunding\nTransMedics.","container-title":"The Lancet","DOI":"10.1016/S0140-6736(15)60261-6","ISSN":"0140-6736","issue":"9987","journalAbbreviation":"The Lancet","page":"2577-2584","source":"ScienceDirect","title":"Ex-vivo perfusion of donor hearts for human heart transplantation (PROCEED II): a prospective, open-label, multicentre, randomised non-inferiority trial","title-short":"Ex-vivo perfusion of donor hearts for human heart transplantation (PROCEED II)","volume":"385","author":[{"family":"Ardehali","given":"Abbas"},{"family":"Esmailian","given":"Fardad"},{"family":"Deng","given":"Mario"},{"family":"Soltesz","given":"Edward"},{"family":"Hsich","given":"Eileen"},{"family":"Naka","given":"Yoshifumi"},{"family":"Mancini","given":"Donna"},{"family":"Camacho","given":"Margarita"},{"family":"Zucker","given":"Mark"},{"family":"Leprince","given":"Pascal"},{"family":"Padera","given":"Robert"},{"family":"Kobashigawa","given":"Jon"}],"issued":{"date-parts":[["2015",6,27]]}}}],"schema":"https://github.com/citation-style-language/schema/raw/master/csl-citation.json"} </w:instrText>
      </w:r>
      <w:r w:rsidRPr="006C6E2E">
        <w:rPr>
          <w:rFonts w:ascii="Arial" w:hAnsi="Arial" w:cs="Arial"/>
        </w:rPr>
        <w:fldChar w:fldCharType="separate"/>
      </w:r>
      <w:r w:rsidRPr="006C6E2E">
        <w:rPr>
          <w:rFonts w:ascii="Arial" w:hAnsi="Arial" w:cs="Arial"/>
          <w:szCs w:val="24"/>
        </w:rPr>
        <w:t>(7–11)</w:t>
      </w:r>
      <w:r w:rsidRPr="006C6E2E">
        <w:rPr>
          <w:rFonts w:ascii="Arial" w:hAnsi="Arial" w:cs="Arial"/>
        </w:rPr>
        <w:fldChar w:fldCharType="end"/>
      </w:r>
      <w:r w:rsidRPr="006C6E2E">
        <w:rPr>
          <w:rFonts w:ascii="Arial" w:hAnsi="Arial" w:cs="Arial"/>
        </w:rPr>
        <w:t xml:space="preserve">. </w:t>
      </w:r>
      <w:r w:rsidRPr="006C6E2E">
        <w:rPr>
          <w:rFonts w:ascii="Arial" w:hAnsi="Arial" w:cs="Arial"/>
          <w:i/>
          <w:iCs/>
        </w:rPr>
        <w:t>En annexe 1 : synthèse des essais randomisés sur la conservation dynamique normothermique des greffons hépatiques</w:t>
      </w:r>
      <w:r w:rsidRPr="006C6E2E">
        <w:rPr>
          <w:rFonts w:ascii="Arial" w:hAnsi="Arial" w:cs="Arial"/>
          <w:b/>
          <w:bCs/>
          <w:i/>
          <w:iCs/>
        </w:rPr>
        <w:br/>
      </w:r>
    </w:p>
    <w:p w14:paraId="6FBA3A1F" w14:textId="77777777" w:rsidR="00714DD7" w:rsidRPr="006C6E2E" w:rsidRDefault="00714DD7" w:rsidP="006C6E2E">
      <w:pPr>
        <w:snapToGrid w:val="0"/>
        <w:spacing w:after="80" w:line="240" w:lineRule="auto"/>
        <w:rPr>
          <w:rFonts w:ascii="Arial" w:hAnsi="Arial" w:cs="Arial"/>
          <w:i/>
          <w:iCs/>
        </w:rPr>
      </w:pPr>
      <w:r w:rsidRPr="006C6E2E">
        <w:rPr>
          <w:rFonts w:ascii="Arial" w:hAnsi="Arial" w:cs="Arial"/>
          <w:i/>
          <w:iCs/>
        </w:rPr>
        <w:br w:type="page"/>
      </w:r>
    </w:p>
    <w:p w14:paraId="56549F43" w14:textId="77777777" w:rsidR="00714DD7" w:rsidRPr="006C6E2E" w:rsidRDefault="00714DD7" w:rsidP="006C6E2E">
      <w:pPr>
        <w:pStyle w:val="Heading4"/>
        <w:spacing w:line="240" w:lineRule="auto"/>
        <w:rPr>
          <w:rFonts w:ascii="Arial" w:hAnsi="Arial" w:cs="Arial"/>
        </w:rPr>
      </w:pPr>
      <w:r w:rsidRPr="006C6E2E">
        <w:rPr>
          <w:rFonts w:ascii="Arial" w:hAnsi="Arial" w:cs="Arial"/>
        </w:rPr>
        <w:lastRenderedPageBreak/>
        <w:t>Le défi du transporteur d’oxygène</w:t>
      </w:r>
    </w:p>
    <w:p w14:paraId="076EABAE"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Un des défis majeurs de la perfusion normothermique réside dans la nécessité d’un transporteur d’oxygène dans le liquide de perfusion, afin d’assurer un apport suffisant au métabolisme aérobie, indispensable au fonctionnement du greffon.</w:t>
      </w:r>
    </w:p>
    <w:p w14:paraId="3BBCD9A0"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Actuellement, les solutions utilisées sont les culots globulaires de banque du sang, dont la disponibilité est limitée et soumise à des contraintes transfusionnelles.</w:t>
      </w:r>
    </w:p>
    <w:p w14:paraId="56F5976E"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 xml:space="preserve">D’autres transporteurs alternatifs sont à l’étude </w:t>
      </w:r>
      <w:r w:rsidRPr="006C6E2E">
        <w:rPr>
          <w:rFonts w:ascii="Arial" w:hAnsi="Arial" w:cs="Arial"/>
        </w:rPr>
        <w:fldChar w:fldCharType="begin"/>
      </w:r>
      <w:r w:rsidRPr="006C6E2E">
        <w:rPr>
          <w:rFonts w:ascii="Arial" w:hAnsi="Arial" w:cs="Arial"/>
        </w:rPr>
        <w:instrText xml:space="preserve"> ADDIN ZOTERO_ITEM CSL_CITATION {"citationID":"jH3QTJow","properties":{"formattedCitation":"(12)","plainCitation":"(12)","noteIndex":0},"citationItems":[{"id":553,"uris":["http://zotero.org/users/6327427/items/H8A2LLFP"],"itemData":{"id":553,"type":"article-journal","abstract":"Normothermic machine perfusion (NMP) enables viability assessment of donor livers prior to transplantation. NMP is frequently performed by using human blood products including red blood cells (RBCs) and fresh frozen plasma (FFP). Our aim was to examine the efficacy of a novel machine perfusion solution based on polymerized bovine hemoglobin</w:instrText>
      </w:r>
      <w:r w:rsidRPr="006C6E2E">
        <w:rPr>
          <w:rFonts w:ascii="Cambria Math" w:hAnsi="Cambria Math" w:cs="Cambria Math"/>
        </w:rPr>
        <w:instrText>‐</w:instrText>
      </w:r>
      <w:r w:rsidRPr="006C6E2E">
        <w:rPr>
          <w:rFonts w:ascii="Arial" w:hAnsi="Arial" w:cs="Arial"/>
        </w:rPr>
        <w:instrText>based oxygen carrier (HBOC)</w:instrText>
      </w:r>
      <w:r w:rsidRPr="006C6E2E">
        <w:rPr>
          <w:rFonts w:ascii="Cambria Math" w:hAnsi="Cambria Math" w:cs="Cambria Math"/>
        </w:rPr>
        <w:instrText>‐</w:instrText>
      </w:r>
      <w:r w:rsidRPr="006C6E2E">
        <w:rPr>
          <w:rFonts w:ascii="Arial" w:hAnsi="Arial" w:cs="Arial"/>
        </w:rPr>
        <w:instrText>201. Twenty</w:instrText>
      </w:r>
      <w:r w:rsidRPr="006C6E2E">
        <w:rPr>
          <w:rFonts w:ascii="Cambria Math" w:hAnsi="Cambria Math" w:cs="Cambria Math"/>
        </w:rPr>
        <w:instrText>‐</w:instrText>
      </w:r>
      <w:r w:rsidRPr="006C6E2E">
        <w:rPr>
          <w:rFonts w:ascii="Arial" w:hAnsi="Arial" w:cs="Arial"/>
        </w:rPr>
        <w:instrText>four livers declined for transplantation were transported by using static cold storage. Upon arrival, livers underwent NMP for 6 hours using pressure</w:instrText>
      </w:r>
      <w:r w:rsidRPr="006C6E2E">
        <w:rPr>
          <w:rFonts w:ascii="Cambria Math" w:hAnsi="Cambria Math" w:cs="Cambria Math"/>
        </w:rPr>
        <w:instrText>‐</w:instrText>
      </w:r>
      <w:r w:rsidRPr="006C6E2E">
        <w:rPr>
          <w:rFonts w:ascii="Arial" w:hAnsi="Arial" w:cs="Arial"/>
        </w:rPr>
        <w:instrText>controlled portal and arterial perfusion. A total of 12 livers were perfused using a solution based on RBCs and FFPs (historical cohort), 6 livers with HBOC</w:instrText>
      </w:r>
      <w:r w:rsidRPr="006C6E2E">
        <w:rPr>
          <w:rFonts w:ascii="Cambria Math" w:hAnsi="Cambria Math" w:cs="Cambria Math"/>
        </w:rPr>
        <w:instrText>‐</w:instrText>
      </w:r>
      <w:r w:rsidRPr="006C6E2E">
        <w:rPr>
          <w:rFonts w:ascii="Arial" w:hAnsi="Arial" w:cs="Arial"/>
        </w:rPr>
        <w:instrText>201 and FFPs, and another 6 livers with HBOC</w:instrText>
      </w:r>
      <w:r w:rsidRPr="006C6E2E">
        <w:rPr>
          <w:rFonts w:ascii="Cambria Math" w:hAnsi="Cambria Math" w:cs="Cambria Math"/>
        </w:rPr>
        <w:instrText>‐</w:instrText>
      </w:r>
      <w:r w:rsidRPr="006C6E2E">
        <w:rPr>
          <w:rFonts w:ascii="Arial" w:hAnsi="Arial" w:cs="Arial"/>
        </w:rPr>
        <w:instrText>201 and gelofusine, a gelatin</w:instrText>
      </w:r>
      <w:r w:rsidRPr="006C6E2E">
        <w:rPr>
          <w:rFonts w:ascii="Cambria Math" w:hAnsi="Cambria Math" w:cs="Cambria Math"/>
        </w:rPr>
        <w:instrText>‐</w:instrText>
      </w:r>
      <w:r w:rsidRPr="006C6E2E">
        <w:rPr>
          <w:rFonts w:ascii="Arial" w:hAnsi="Arial" w:cs="Arial"/>
        </w:rPr>
        <w:instrText>based colloid solution. Compared with RBC + FFP perfused livers, livers perfused with HBOC</w:instrText>
      </w:r>
      <w:r w:rsidRPr="006C6E2E">
        <w:rPr>
          <w:rFonts w:ascii="Cambria Math" w:hAnsi="Cambria Math" w:cs="Cambria Math"/>
        </w:rPr>
        <w:instrText>‐</w:instrText>
      </w:r>
      <w:r w:rsidRPr="006C6E2E">
        <w:rPr>
          <w:rFonts w:ascii="Arial" w:hAnsi="Arial" w:cs="Arial"/>
        </w:rPr>
        <w:instrText>201 had significantly higher hepatic adenosine triphosphate content, cumulative bile production, and portal and arterial flows. Biliary secretion of bicarbonate, bilirubin, bile salts, and phospholipids was similar in all 3 groups. The alanine aminotransferase concentration in perfusate was lower in the HBOC</w:instrText>
      </w:r>
      <w:r w:rsidRPr="006C6E2E">
        <w:rPr>
          <w:rFonts w:ascii="Cambria Math" w:hAnsi="Cambria Math" w:cs="Cambria Math"/>
        </w:rPr>
        <w:instrText>‐</w:instrText>
      </w:r>
      <w:r w:rsidRPr="006C6E2E">
        <w:rPr>
          <w:rFonts w:ascii="Arial" w:hAnsi="Arial" w:cs="Arial"/>
        </w:rPr>
        <w:instrText>201–perfused groups. In conclusion, NMP of human donor livers can be performed effectively using HBOC</w:instrText>
      </w:r>
      <w:r w:rsidRPr="006C6E2E">
        <w:rPr>
          <w:rFonts w:ascii="Cambria Math" w:hAnsi="Cambria Math" w:cs="Cambria Math"/>
        </w:rPr>
        <w:instrText>‐</w:instrText>
      </w:r>
      <w:r w:rsidRPr="006C6E2E">
        <w:rPr>
          <w:rFonts w:ascii="Arial" w:hAnsi="Arial" w:cs="Arial"/>
        </w:rPr>
        <w:instrText>201 and gelofusine, eliminating the need for human blood products. Perfusing livers with HBOC</w:instrText>
      </w:r>
      <w:r w:rsidRPr="006C6E2E">
        <w:rPr>
          <w:rFonts w:ascii="Cambria Math" w:hAnsi="Cambria Math" w:cs="Cambria Math"/>
        </w:rPr>
        <w:instrText>‐</w:instrText>
      </w:r>
      <w:r w:rsidRPr="006C6E2E">
        <w:rPr>
          <w:rFonts w:ascii="Arial" w:hAnsi="Arial" w:cs="Arial"/>
        </w:rPr>
        <w:instrText>201 is at least similar to perfusion with RBCs and FFP. Some of the biomarkers of liver function and injury even suggest a possible superiority of an HBOC</w:instrText>
      </w:r>
      <w:r w:rsidRPr="006C6E2E">
        <w:rPr>
          <w:rFonts w:ascii="Cambria Math" w:hAnsi="Cambria Math" w:cs="Cambria Math"/>
        </w:rPr>
        <w:instrText>‐</w:instrText>
      </w:r>
      <w:r w:rsidRPr="006C6E2E">
        <w:rPr>
          <w:rFonts w:ascii="Arial" w:hAnsi="Arial" w:cs="Arial"/>
        </w:rPr>
        <w:instrText>201–based perfusion solution and opens a perspective for further optimization of machine perfusion techniques. Liver Transplantation 24 528–538 2018 AASLD.","container-title":"Liver Transplantation","DOI":"10.1002/lt.25005","ISSN":"1527-6465","issue":"4","language":"en-US","page":"528","source":"journals.lww.com","title":"Normothermic machine perfusion of donor livers without the need for human blood products","volume":"24","author":[{"family":"Matton","given":"Alix P. M."},{"family":"Burlage","given":"Laura C."},{"family":"Rijn","given":"Rianne","non-dropping-particle":"van"},{"family":"Vries","given":"Yvonne","non-dropping-particle":"de"},{"family":"Karangwa","given":"Shanice A."},{"family":"Nijsten","given":"Maarten W."},{"family":"Gouw","given":"Annette S. H."},{"family":"Wiersema</w:instrText>
      </w:r>
      <w:r w:rsidRPr="006C6E2E">
        <w:rPr>
          <w:rFonts w:ascii="Cambria Math" w:hAnsi="Cambria Math" w:cs="Cambria Math"/>
        </w:rPr>
        <w:instrText>‐</w:instrText>
      </w:r>
      <w:r w:rsidRPr="006C6E2E">
        <w:rPr>
          <w:rFonts w:ascii="Arial" w:hAnsi="Arial" w:cs="Arial"/>
        </w:rPr>
        <w:instrText xml:space="preserve">Buist","given":"Janneke"},{"family":"Adelmeijer","given":"Jelle"},{"family":"Westerkamp","given":"Andrie C."},{"family":"Lisman","given":"Ton"},{"family":"Porte","given":"Robert J."}],"issued":{"date-parts":[["2018",4]]}}}],"schema":"https://github.com/citation-style-language/schema/raw/master/csl-citation.json"} </w:instrText>
      </w:r>
      <w:r w:rsidRPr="006C6E2E">
        <w:rPr>
          <w:rFonts w:ascii="Arial" w:hAnsi="Arial" w:cs="Arial"/>
        </w:rPr>
        <w:fldChar w:fldCharType="separate"/>
      </w:r>
      <w:r w:rsidRPr="006C6E2E">
        <w:rPr>
          <w:rFonts w:ascii="Arial" w:hAnsi="Arial" w:cs="Arial"/>
        </w:rPr>
        <w:t>(12)</w:t>
      </w:r>
      <w:r w:rsidRPr="006C6E2E">
        <w:rPr>
          <w:rFonts w:ascii="Arial" w:hAnsi="Arial" w:cs="Arial"/>
        </w:rPr>
        <w:fldChar w:fldCharType="end"/>
      </w:r>
      <w:r w:rsidRPr="006C6E2E">
        <w:rPr>
          <w:rFonts w:ascii="Arial" w:hAnsi="Arial" w:cs="Arial"/>
        </w:rPr>
        <w:t xml:space="preserve"> :</w:t>
      </w:r>
    </w:p>
    <w:p w14:paraId="26BF3BAB" w14:textId="77777777" w:rsidR="00714DD7" w:rsidRPr="006C6E2E" w:rsidRDefault="00714DD7" w:rsidP="006C6E2E">
      <w:pPr>
        <w:numPr>
          <w:ilvl w:val="0"/>
          <w:numId w:val="4"/>
        </w:numPr>
        <w:snapToGrid w:val="0"/>
        <w:spacing w:after="80" w:line="240" w:lineRule="auto"/>
        <w:rPr>
          <w:rFonts w:ascii="Arial" w:hAnsi="Arial" w:cs="Arial"/>
        </w:rPr>
      </w:pPr>
      <w:r w:rsidRPr="006C6E2E">
        <w:rPr>
          <w:rFonts w:ascii="Arial" w:hAnsi="Arial" w:cs="Arial"/>
        </w:rPr>
        <w:t xml:space="preserve">L’hémoglobine bovine modifiée (HBOC, </w:t>
      </w:r>
      <w:proofErr w:type="spellStart"/>
      <w:r w:rsidRPr="006C6E2E">
        <w:rPr>
          <w:rFonts w:ascii="Arial" w:hAnsi="Arial" w:cs="Arial"/>
        </w:rPr>
        <w:t>Hemopure</w:t>
      </w:r>
      <w:proofErr w:type="spellEnd"/>
      <w:r w:rsidRPr="006C6E2E">
        <w:rPr>
          <w:rFonts w:ascii="Arial" w:hAnsi="Arial" w:cs="Arial"/>
        </w:rPr>
        <w:t xml:space="preserve">®), qui a montré des résultats prometteurs dans des modèles de foies non transplantables, mais dont l’usage clinique reste limité en raison de potentiels effets secondaires graves </w:t>
      </w:r>
      <w:r w:rsidRPr="006C6E2E">
        <w:rPr>
          <w:rFonts w:ascii="Arial" w:hAnsi="Arial" w:cs="Arial"/>
        </w:rPr>
        <w:fldChar w:fldCharType="begin"/>
      </w:r>
      <w:r w:rsidRPr="006C6E2E">
        <w:rPr>
          <w:rFonts w:ascii="Arial" w:hAnsi="Arial" w:cs="Arial"/>
        </w:rPr>
        <w:instrText xml:space="preserve"> ADDIN ZOTERO_ITEM CSL_CITATION {"citationID":"c2ZwqWj3","properties":{"formattedCitation":"(13)","plainCitation":"(13)","noteIndex":0},"citationItems":[{"id":522,"uris":["http://zotero.org/users/6327427/items/GFPSTVE7"],"itemData":{"id":522,"type":"article-journal","abstract":"Lessons learned during 1,701 clinical uses of HBOC-201, a polymerized bovine hemoglobin-based oxygen carrier (HBOC), were identified to provide management lessons and training material for future clinical trials and use. HBOC-201 contains 13 g/dL hemoglobin (Hb), is iso-oncotic, stable at 2°C to 30°C with shelf-life of 3 years, requires no cross-matching with half-life of 19 h, and plasma volume distribution. Adverse effects include increased blood pressure, oliguria, gastrointestinal (GI) symptoms, yellow skin and scleral discoloration, decreased pulse oximetry measurements, and transient increases in methemoglobin, hepatic, and pancreatic enzymes. There was no cardiotoxicity. Elevations in blood pressure were transient and were managed with vasodilators. Oliguria was of limited duration. GI symptoms were treated with smooth muscle relaxants. Yellow skin and sclera were self-limiting, caused by Hb metabolism. The most important clinical management errors were lack of understanding of volume expansion effects and the half-life properties of HBOC-201, and failure to repeat infusions. Early use of HBOC-201 for Expanded Access when Hb less than 5 g/dL optimized survival and minimized advanced resource utilization. For phase 3 trials, there was transfusion avoidance of 96% for 24 h, 70% for 1 week, with no difference in serious adverse events or mortality whether patients received at most 10 bags HBOC-201 or at most 3 units blood. More nonserious events occurred with HBOC-201. Age, history of cardiac disease, and Hb deficit, but not randomization to HBOC-201, were significantly predictive of cardiac ischemic events. Administration of HBOC-201 in1,701 humans showed it was well tolerated in a wide range of doses and clinical settings. HBOC-201 should be considered when blood is not available or an option.","container-title":"Shock","DOI":"10.1097/SHK.0000000000001038","ISSN":"1540-0514","issue":"1S","language":"en-US","page":"92","source":"journals.lww.com","title":"Users Guide to Pitfalls and Lessons Learned About HBOC-201 During Clinical Trials, Expanded Access, and Clinical Use in 1,701 Patients","volume":"52","author":[{"family":"Mackenzie","given":"Colin F."},{"family":"Dubé","given":"Gregory P."},{"family":"Pitman","given":"Arkaidy"},{"family":"Zafirelis","given":"Melissa"}],"issued":{"date-parts":[["2019",10]]}}}],"schema":"https://github.com/citation-style-language/schema/raw/master/csl-citation.json"} </w:instrText>
      </w:r>
      <w:r w:rsidRPr="006C6E2E">
        <w:rPr>
          <w:rFonts w:ascii="Arial" w:hAnsi="Arial" w:cs="Arial"/>
        </w:rPr>
        <w:fldChar w:fldCharType="separate"/>
      </w:r>
      <w:r w:rsidRPr="006C6E2E">
        <w:rPr>
          <w:rFonts w:ascii="Arial" w:hAnsi="Arial" w:cs="Arial"/>
        </w:rPr>
        <w:t>(13)</w:t>
      </w:r>
      <w:r w:rsidRPr="006C6E2E">
        <w:rPr>
          <w:rFonts w:ascii="Arial" w:hAnsi="Arial" w:cs="Arial"/>
        </w:rPr>
        <w:fldChar w:fldCharType="end"/>
      </w:r>
      <w:r w:rsidRPr="006C6E2E">
        <w:rPr>
          <w:rFonts w:ascii="Arial" w:hAnsi="Arial" w:cs="Arial"/>
        </w:rPr>
        <w:t>.</w:t>
      </w:r>
    </w:p>
    <w:p w14:paraId="1160C765" w14:textId="77777777" w:rsidR="00714DD7" w:rsidRPr="006C6E2E" w:rsidRDefault="00714DD7" w:rsidP="006C6E2E">
      <w:pPr>
        <w:numPr>
          <w:ilvl w:val="0"/>
          <w:numId w:val="4"/>
        </w:numPr>
        <w:snapToGrid w:val="0"/>
        <w:spacing w:after="80" w:line="240" w:lineRule="auto"/>
        <w:rPr>
          <w:rFonts w:ascii="Arial" w:hAnsi="Arial" w:cs="Arial"/>
        </w:rPr>
      </w:pPr>
      <w:r w:rsidRPr="006C6E2E">
        <w:rPr>
          <w:rFonts w:ascii="Arial" w:hAnsi="Arial" w:cs="Arial"/>
        </w:rPr>
        <w:t xml:space="preserve">L’hémoglobine de ver marin (HEMO2Life®), qui a été testée en hypothermie pour le greffon rénal, mais dont l’évaluation en </w:t>
      </w:r>
      <w:proofErr w:type="spellStart"/>
      <w:r w:rsidRPr="006C6E2E">
        <w:rPr>
          <w:rFonts w:ascii="Arial" w:hAnsi="Arial" w:cs="Arial"/>
        </w:rPr>
        <w:t>normothermie</w:t>
      </w:r>
      <w:proofErr w:type="spellEnd"/>
      <w:r w:rsidRPr="006C6E2E">
        <w:rPr>
          <w:rFonts w:ascii="Arial" w:hAnsi="Arial" w:cs="Arial"/>
        </w:rPr>
        <w:t xml:space="preserve"> reste en cours </w:t>
      </w:r>
      <w:r w:rsidRPr="006C6E2E">
        <w:rPr>
          <w:rFonts w:ascii="Arial" w:hAnsi="Arial" w:cs="Arial"/>
        </w:rPr>
        <w:fldChar w:fldCharType="begin"/>
      </w:r>
      <w:r w:rsidRPr="006C6E2E">
        <w:rPr>
          <w:rFonts w:ascii="Arial" w:hAnsi="Arial" w:cs="Arial"/>
        </w:rPr>
        <w:instrText xml:space="preserve"> ADDIN ZOTERO_ITEM CSL_CITATION {"citationID":"6MkB3KHj","properties":{"formattedCitation":"(14)","plainCitation":"(14)","noteIndex":0},"citationItems":[{"id":519,"uris":["http://zotero.org/users/6327427/items/ZKJF4PP9"],"itemData":{"id":519,"type":"article-journal","abstract":"Preventing ischemia‒reperfusion injury (IRI) is a major issue in kidney transplantation, particularly for transplant recipients receiving a kidney from extended criteria donors (ECD). The main consequence of IRI is delayed graft function (DGF). ...","container-title":"Trials","DOI":"10.1186/s13063-023-07302-3","language":"en","note":"PMID: 37127632","page":"302","source":"pmc.ncbi.nlm.nih.gov","title":"Evaluation of the efficacy of HEMO2life®, a marine OXYgen carrier for Organ Preservation (OxyOp2) in renal transplantation: study protocol for a multicenter randomized trial","title-short":"Evaluation of the efficacy of HEMO2life®, a marine OXYgen carrier for Organ Preservation (OxyOp2) in renal transplantation","volume":"24","author":[{"family":"Meur","given":"Yannick Le"},{"family":"Nowak","given":"Emmanuel"},{"family":"Barrou","given":"Benoit"},{"family":"Thierry","given":"Antoine"},{"family":"Badet","given":"Lionel"},{"family":"Buchler","given":"Matthias"},{"family":"Rerolle","given":"Jean-Philippe"},{"family":"Golbin","given":"Leonard"},{"family":"Duveau","given":"Agnès"},{"family":"Dantal","given":"Jacques"},{"family":"Merville","given":"Pierre"},{"family":"Kamar","given":"Nassim"},{"family":"Demini","given":"Leïla"},{"family":"Zal","given":"Franck"}],"issued":{"date-parts":[["2023",5,1]]}}}],"schema":"https://github.com/citation-style-language/schema/raw/master/csl-citation.json"} </w:instrText>
      </w:r>
      <w:r w:rsidRPr="006C6E2E">
        <w:rPr>
          <w:rFonts w:ascii="Arial" w:hAnsi="Arial" w:cs="Arial"/>
        </w:rPr>
        <w:fldChar w:fldCharType="separate"/>
      </w:r>
      <w:r w:rsidRPr="006C6E2E">
        <w:rPr>
          <w:rFonts w:ascii="Arial" w:hAnsi="Arial" w:cs="Arial"/>
        </w:rPr>
        <w:t>(14)</w:t>
      </w:r>
      <w:r w:rsidRPr="006C6E2E">
        <w:rPr>
          <w:rFonts w:ascii="Arial" w:hAnsi="Arial" w:cs="Arial"/>
        </w:rPr>
        <w:fldChar w:fldCharType="end"/>
      </w:r>
      <w:r w:rsidRPr="006C6E2E">
        <w:rPr>
          <w:rFonts w:ascii="Arial" w:hAnsi="Arial" w:cs="Arial"/>
        </w:rPr>
        <w:t>.</w:t>
      </w:r>
    </w:p>
    <w:p w14:paraId="48CE30FA"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Le recours à un transporteur d’oxygène viable et facilement disponible est donc un enjeu majeur pour la généralisation de la perfusion normothermique en transplantation hépatique.</w:t>
      </w:r>
    </w:p>
    <w:p w14:paraId="2939C502" w14:textId="77777777" w:rsidR="00714DD7" w:rsidRPr="006C6E2E" w:rsidRDefault="00714DD7" w:rsidP="006C6E2E">
      <w:pPr>
        <w:pStyle w:val="Heading4"/>
        <w:spacing w:line="240" w:lineRule="auto"/>
        <w:rPr>
          <w:rFonts w:ascii="Arial" w:hAnsi="Arial" w:cs="Arial"/>
        </w:rPr>
      </w:pPr>
      <w:r w:rsidRPr="006C6E2E">
        <w:rPr>
          <w:rFonts w:ascii="Arial" w:hAnsi="Arial" w:cs="Arial"/>
        </w:rPr>
        <w:t>Récupération du sang issu de la décharge cave : une approche innovante</w:t>
      </w:r>
    </w:p>
    <w:p w14:paraId="28479D91"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Lors du prélèvement multi-organes, après le clampage de l’aorte cœliaque et des vaisseaux fémoraux, une solution de conservation est perfusée pour assurer un lavage complet des organes prélevés. L’efficacité de ce rinçage est évaluée par l’aspect de la "décharge" veineuse, qui doit devenir similaire à celui du liquide de perfusion, signe d’une exsanguination complète de l’étage abdominal.</w:t>
      </w:r>
    </w:p>
    <w:p w14:paraId="5E749439"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Une nouvelle stratégie expérimentale, testée à l’hôpital de la Pitié-Salpêtrière, consiste à récupérer le sang issu de cette décharge cave abdominale, afin d’en isoler les globules rouges et de les réutiliser pour la perfusion normothermique du greffon.</w:t>
      </w:r>
    </w:p>
    <w:p w14:paraId="396732A9"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 xml:space="preserve">Les étapes sont : </w:t>
      </w:r>
    </w:p>
    <w:p w14:paraId="470F6312" w14:textId="77777777" w:rsidR="00714DD7" w:rsidRPr="006C6E2E" w:rsidRDefault="00714DD7" w:rsidP="006C6E2E">
      <w:pPr>
        <w:numPr>
          <w:ilvl w:val="0"/>
          <w:numId w:val="5"/>
        </w:numPr>
        <w:snapToGrid w:val="0"/>
        <w:spacing w:after="80" w:line="240" w:lineRule="auto"/>
        <w:rPr>
          <w:rFonts w:ascii="Arial" w:hAnsi="Arial" w:cs="Arial"/>
        </w:rPr>
      </w:pPr>
      <w:r w:rsidRPr="006C6E2E">
        <w:rPr>
          <w:rFonts w:ascii="Arial" w:hAnsi="Arial" w:cs="Arial"/>
          <w:b/>
          <w:bCs/>
        </w:rPr>
        <w:t>La récupération du produit de la décharge</w:t>
      </w:r>
      <w:r w:rsidRPr="006C6E2E">
        <w:rPr>
          <w:rFonts w:ascii="Arial" w:hAnsi="Arial" w:cs="Arial"/>
        </w:rPr>
        <w:t>, comprenant le sang total du donneur dilué dans la solution de conservation abdominale, dans un sac d’exsanguination dédié.</w:t>
      </w:r>
    </w:p>
    <w:p w14:paraId="34589609" w14:textId="26DA2487" w:rsidR="00714DD7" w:rsidRPr="006C6E2E" w:rsidRDefault="00714DD7" w:rsidP="006C6E2E">
      <w:pPr>
        <w:numPr>
          <w:ilvl w:val="0"/>
          <w:numId w:val="5"/>
        </w:numPr>
        <w:snapToGrid w:val="0"/>
        <w:spacing w:after="80" w:line="240" w:lineRule="auto"/>
        <w:rPr>
          <w:rFonts w:ascii="Arial" w:hAnsi="Arial" w:cs="Arial"/>
        </w:rPr>
      </w:pPr>
      <w:r w:rsidRPr="006C6E2E">
        <w:rPr>
          <w:rFonts w:ascii="Arial" w:hAnsi="Arial" w:cs="Arial"/>
          <w:b/>
          <w:bCs/>
        </w:rPr>
        <w:t>Le conditionnement à 4°C et transport vers le centre de transplantation</w:t>
      </w:r>
      <w:r w:rsidRPr="006C6E2E">
        <w:rPr>
          <w:rFonts w:ascii="Arial" w:hAnsi="Arial" w:cs="Arial"/>
        </w:rPr>
        <w:t xml:space="preserve"> </w:t>
      </w:r>
    </w:p>
    <w:p w14:paraId="4580B1B5" w14:textId="77777777" w:rsidR="00714DD7" w:rsidRPr="006C6E2E" w:rsidRDefault="00714DD7" w:rsidP="006C6E2E">
      <w:pPr>
        <w:numPr>
          <w:ilvl w:val="0"/>
          <w:numId w:val="5"/>
        </w:numPr>
        <w:snapToGrid w:val="0"/>
        <w:spacing w:after="80" w:line="240" w:lineRule="auto"/>
        <w:rPr>
          <w:rFonts w:ascii="Arial" w:hAnsi="Arial" w:cs="Arial"/>
        </w:rPr>
      </w:pPr>
      <w:r w:rsidRPr="006C6E2E">
        <w:rPr>
          <w:rFonts w:ascii="Arial" w:hAnsi="Arial" w:cs="Arial"/>
          <w:b/>
          <w:bCs/>
        </w:rPr>
        <w:t>L’épuration du sang via un dispositif de récupération peropératoire de sang (CellSaver®)</w:t>
      </w:r>
      <w:r w:rsidRPr="006C6E2E">
        <w:rPr>
          <w:rFonts w:ascii="Arial" w:hAnsi="Arial" w:cs="Arial"/>
        </w:rPr>
        <w:t>.</w:t>
      </w:r>
    </w:p>
    <w:p w14:paraId="752E4FCE" w14:textId="77777777" w:rsidR="00714DD7" w:rsidRPr="006C6E2E" w:rsidRDefault="00714DD7" w:rsidP="006C6E2E">
      <w:pPr>
        <w:numPr>
          <w:ilvl w:val="0"/>
          <w:numId w:val="5"/>
        </w:numPr>
        <w:snapToGrid w:val="0"/>
        <w:spacing w:after="80" w:line="240" w:lineRule="auto"/>
        <w:rPr>
          <w:rFonts w:ascii="Arial" w:hAnsi="Arial" w:cs="Arial"/>
        </w:rPr>
      </w:pPr>
      <w:r w:rsidRPr="006C6E2E">
        <w:rPr>
          <w:rFonts w:ascii="Arial" w:hAnsi="Arial" w:cs="Arial"/>
        </w:rPr>
        <w:t>L’obtention d’un</w:t>
      </w:r>
      <w:r w:rsidRPr="006C6E2E">
        <w:rPr>
          <w:rFonts w:ascii="Arial" w:hAnsi="Arial" w:cs="Arial"/>
          <w:b/>
          <w:bCs/>
        </w:rPr>
        <w:t xml:space="preserve"> concentré globulaire du donneur (CGD)</w:t>
      </w:r>
      <w:r w:rsidRPr="006C6E2E">
        <w:rPr>
          <w:rFonts w:ascii="Arial" w:hAnsi="Arial" w:cs="Arial"/>
        </w:rPr>
        <w:t>, permettant de récupérer environ deux culots globulaires utilisables pour la perfusion normothermique.</w:t>
      </w:r>
    </w:p>
    <w:p w14:paraId="0CB896FD"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 xml:space="preserve">Ce protocole, intégré à l’essai préclinique </w:t>
      </w:r>
      <w:r w:rsidRPr="006C6E2E">
        <w:rPr>
          <w:rFonts w:ascii="Arial" w:hAnsi="Arial" w:cs="Arial"/>
          <w:b/>
          <w:bCs/>
        </w:rPr>
        <w:t xml:space="preserve">PFS 12-005 </w:t>
      </w:r>
      <w:r w:rsidRPr="006C6E2E">
        <w:rPr>
          <w:rFonts w:ascii="Arial" w:hAnsi="Arial" w:cs="Arial"/>
        </w:rPr>
        <w:t xml:space="preserve">intitulé « ESSAI PRECLINIQUE D’UNE MACHINE DE PERFUSION HEPATIQUE A PARTIR DE FOIES NON-TRANSPLANTABLES », vise à valider cette approche comme une alternative aux culots sanguins de banque. Plusieurs perfusions de foies humains non transplantables en </w:t>
      </w:r>
      <w:proofErr w:type="spellStart"/>
      <w:r w:rsidRPr="006C6E2E">
        <w:rPr>
          <w:rFonts w:ascii="Arial" w:hAnsi="Arial" w:cs="Arial"/>
        </w:rPr>
        <w:t>normothermie</w:t>
      </w:r>
      <w:proofErr w:type="spellEnd"/>
      <w:r w:rsidRPr="006C6E2E">
        <w:rPr>
          <w:rFonts w:ascii="Arial" w:hAnsi="Arial" w:cs="Arial"/>
        </w:rPr>
        <w:t xml:space="preserve"> ont été réalisées grâce au concentré globulaire du donneur. Les résultats préliminaires montrent que les poches obtenues ont un hématocrite de 50 % et l’absence de schizocytes en fin de perfusion, suggérant une bonne qualité des globules rouges ainsi récupérés.</w:t>
      </w:r>
    </w:p>
    <w:p w14:paraId="208512D9" w14:textId="77777777" w:rsidR="00714DD7" w:rsidRPr="006C6E2E" w:rsidRDefault="00714DD7" w:rsidP="006C6E2E">
      <w:pPr>
        <w:snapToGrid w:val="0"/>
        <w:spacing w:after="80" w:line="240" w:lineRule="auto"/>
        <w:rPr>
          <w:rFonts w:ascii="Arial" w:hAnsi="Arial" w:cs="Arial"/>
        </w:rPr>
      </w:pPr>
    </w:p>
    <w:p w14:paraId="2C30C562" w14:textId="77777777" w:rsidR="00714DD7" w:rsidRPr="006C6E2E" w:rsidRDefault="00714DD7" w:rsidP="006C6E2E">
      <w:pPr>
        <w:pStyle w:val="Heading4"/>
        <w:spacing w:line="240" w:lineRule="auto"/>
        <w:rPr>
          <w:rFonts w:ascii="Arial" w:hAnsi="Arial" w:cs="Arial"/>
        </w:rPr>
      </w:pPr>
      <w:r w:rsidRPr="006C6E2E">
        <w:rPr>
          <w:rFonts w:ascii="Arial" w:hAnsi="Arial" w:cs="Arial"/>
        </w:rPr>
        <w:t>Objectifs et perspectives de l’étude</w:t>
      </w:r>
    </w:p>
    <w:p w14:paraId="6610FD11"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 xml:space="preserve">L’objectif principal de cette étude est </w:t>
      </w:r>
      <w:r w:rsidRPr="006C6E2E">
        <w:rPr>
          <w:rFonts w:ascii="Arial" w:hAnsi="Arial" w:cs="Arial"/>
          <w:b/>
          <w:bCs/>
        </w:rPr>
        <w:t>d’évaluer la qualité et la sécurité du concentré globulaire du donneur (CGD) en comparaison aux culots standards</w:t>
      </w:r>
      <w:r w:rsidRPr="006C6E2E">
        <w:rPr>
          <w:rFonts w:ascii="Arial" w:hAnsi="Arial" w:cs="Arial"/>
        </w:rPr>
        <w:t>, à travers plusieurs critères :</w:t>
      </w:r>
    </w:p>
    <w:p w14:paraId="34C9656B" w14:textId="77777777" w:rsidR="00714DD7" w:rsidRPr="006C6E2E" w:rsidRDefault="00714DD7" w:rsidP="006C6E2E">
      <w:pPr>
        <w:numPr>
          <w:ilvl w:val="0"/>
          <w:numId w:val="6"/>
        </w:numPr>
        <w:snapToGrid w:val="0"/>
        <w:spacing w:after="80" w:line="240" w:lineRule="auto"/>
        <w:rPr>
          <w:rFonts w:ascii="Arial" w:hAnsi="Arial" w:cs="Arial"/>
        </w:rPr>
      </w:pPr>
      <w:r w:rsidRPr="006C6E2E">
        <w:rPr>
          <w:rFonts w:ascii="Arial" w:hAnsi="Arial" w:cs="Arial"/>
          <w:b/>
          <w:bCs/>
        </w:rPr>
        <w:t>Analyse du profil inflammatoire</w:t>
      </w:r>
      <w:r w:rsidRPr="006C6E2E">
        <w:rPr>
          <w:rFonts w:ascii="Arial" w:hAnsi="Arial" w:cs="Arial"/>
        </w:rPr>
        <w:t xml:space="preserve"> des culots récupérés.</w:t>
      </w:r>
    </w:p>
    <w:p w14:paraId="2D449775" w14:textId="2BC430B1" w:rsidR="00714DD7" w:rsidRPr="006C6E2E" w:rsidRDefault="00714DD7" w:rsidP="006C6E2E">
      <w:pPr>
        <w:numPr>
          <w:ilvl w:val="0"/>
          <w:numId w:val="6"/>
        </w:numPr>
        <w:snapToGrid w:val="0"/>
        <w:spacing w:after="80" w:line="240" w:lineRule="auto"/>
        <w:rPr>
          <w:rFonts w:ascii="Arial" w:hAnsi="Arial" w:cs="Arial"/>
        </w:rPr>
      </w:pPr>
      <w:r w:rsidRPr="006C6E2E">
        <w:rPr>
          <w:rFonts w:ascii="Arial" w:hAnsi="Arial" w:cs="Arial"/>
          <w:b/>
          <w:bCs/>
        </w:rPr>
        <w:t xml:space="preserve">Analyse de l’hémolyse au sein de circuit, selon l’utilisation des CGD ou de </w:t>
      </w:r>
      <w:r w:rsidR="00EB00F5" w:rsidRPr="006C6E2E">
        <w:rPr>
          <w:rFonts w:ascii="Arial" w:hAnsi="Arial" w:cs="Arial"/>
          <w:b/>
          <w:bCs/>
        </w:rPr>
        <w:t>différentes pompes</w:t>
      </w:r>
      <w:r w:rsidRPr="006C6E2E">
        <w:rPr>
          <w:rFonts w:ascii="Arial" w:hAnsi="Arial" w:cs="Arial"/>
          <w:b/>
          <w:bCs/>
        </w:rPr>
        <w:t xml:space="preserve">. </w:t>
      </w:r>
    </w:p>
    <w:p w14:paraId="3B733853"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Dans un contexte de pénurie récurrente de produits sanguins, l’approche testée dans cette étude pourrait contribuer à limiter la consommation de culots de banque tout en garantissant la sécurité transfusionnelle.</w:t>
      </w:r>
    </w:p>
    <w:p w14:paraId="4E44934E"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À terme, cette méthode pourrait favoriser la diffusion de la perfusion normothermique ex vivo en transplantation hépatique, voire être transposée à d’autres organes comme le rein ou le cœur.</w:t>
      </w:r>
    </w:p>
    <w:p w14:paraId="59E930BB" w14:textId="77777777" w:rsidR="00714DD7" w:rsidRPr="006C6E2E" w:rsidRDefault="00714DD7" w:rsidP="006C6E2E">
      <w:pPr>
        <w:pStyle w:val="Heading3"/>
        <w:spacing w:line="240" w:lineRule="auto"/>
        <w:rPr>
          <w:rFonts w:ascii="Arial" w:hAnsi="Arial" w:cs="Arial"/>
        </w:rPr>
      </w:pPr>
      <w:bookmarkStart w:id="4" w:name="_Toc195553092"/>
      <w:r w:rsidRPr="006C6E2E">
        <w:rPr>
          <w:rFonts w:ascii="Arial" w:hAnsi="Arial" w:cs="Arial"/>
        </w:rPr>
        <w:lastRenderedPageBreak/>
        <w:t>Design de l’étude et méthodologie</w:t>
      </w:r>
      <w:bookmarkEnd w:id="4"/>
    </w:p>
    <w:p w14:paraId="61FF6DD1" w14:textId="77777777" w:rsidR="00714DD7" w:rsidRPr="006C6E2E" w:rsidRDefault="00714DD7" w:rsidP="006C6E2E">
      <w:pPr>
        <w:pStyle w:val="Heading4"/>
        <w:spacing w:line="240" w:lineRule="auto"/>
        <w:rPr>
          <w:rFonts w:ascii="Arial" w:hAnsi="Arial" w:cs="Arial"/>
        </w:rPr>
      </w:pPr>
      <w:r w:rsidRPr="006C6E2E">
        <w:rPr>
          <w:rFonts w:ascii="Arial" w:hAnsi="Arial" w:cs="Arial"/>
        </w:rPr>
        <w:t>Groupes et méthodologie de recueil du concentré globulaire du donneur (CGD)</w:t>
      </w:r>
    </w:p>
    <w:p w14:paraId="1F24DCBF"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L’étude portera sur deux groupes distincts :</w:t>
      </w:r>
    </w:p>
    <w:p w14:paraId="64353B7D" w14:textId="77777777" w:rsidR="00714DD7" w:rsidRPr="006C6E2E" w:rsidRDefault="00714DD7" w:rsidP="006C6E2E">
      <w:pPr>
        <w:numPr>
          <w:ilvl w:val="0"/>
          <w:numId w:val="7"/>
        </w:numPr>
        <w:snapToGrid w:val="0"/>
        <w:spacing w:after="80" w:line="240" w:lineRule="auto"/>
        <w:rPr>
          <w:rFonts w:ascii="Arial" w:hAnsi="Arial" w:cs="Arial"/>
        </w:rPr>
      </w:pPr>
      <w:r w:rsidRPr="006C6E2E">
        <w:rPr>
          <w:rFonts w:ascii="Arial" w:hAnsi="Arial" w:cs="Arial"/>
          <w:b/>
          <w:bCs/>
        </w:rPr>
        <w:t>Un groupe contrôle</w:t>
      </w:r>
      <w:r w:rsidRPr="006C6E2E">
        <w:rPr>
          <w:rFonts w:ascii="Arial" w:hAnsi="Arial" w:cs="Arial"/>
        </w:rPr>
        <w:t xml:space="preserve"> (n=10), constitué de </w:t>
      </w:r>
      <w:ins w:id="5" w:author="Claire Goumard" w:date="2025-04-09T14:41:00Z">
        <w:r w:rsidRPr="006C6E2E">
          <w:rPr>
            <w:rFonts w:ascii="Arial" w:hAnsi="Arial" w:cs="Arial"/>
          </w:rPr>
          <w:t xml:space="preserve">résidus de </w:t>
        </w:r>
      </w:ins>
      <w:r w:rsidRPr="006C6E2E">
        <w:rPr>
          <w:rFonts w:ascii="Arial" w:hAnsi="Arial" w:cs="Arial"/>
        </w:rPr>
        <w:t xml:space="preserve">culots globulaires de banque du </w:t>
      </w:r>
      <w:commentRangeStart w:id="6"/>
      <w:r w:rsidRPr="006C6E2E">
        <w:rPr>
          <w:rFonts w:ascii="Arial" w:hAnsi="Arial" w:cs="Arial"/>
        </w:rPr>
        <w:t>sang</w:t>
      </w:r>
      <w:commentRangeEnd w:id="6"/>
      <w:r w:rsidRPr="006C6E2E">
        <w:rPr>
          <w:rStyle w:val="CommentReference"/>
          <w:rFonts w:ascii="Arial" w:hAnsi="Arial" w:cs="Arial"/>
        </w:rPr>
        <w:commentReference w:id="6"/>
      </w:r>
      <w:r w:rsidRPr="006C6E2E">
        <w:rPr>
          <w:rFonts w:ascii="Arial" w:hAnsi="Arial" w:cs="Arial"/>
        </w:rPr>
        <w:t>.</w:t>
      </w:r>
    </w:p>
    <w:p w14:paraId="69381BC6" w14:textId="77777777" w:rsidR="00714DD7" w:rsidRPr="006C6E2E" w:rsidRDefault="00714DD7" w:rsidP="006C6E2E">
      <w:pPr>
        <w:numPr>
          <w:ilvl w:val="0"/>
          <w:numId w:val="7"/>
        </w:numPr>
        <w:snapToGrid w:val="0"/>
        <w:spacing w:after="80" w:line="240" w:lineRule="auto"/>
        <w:rPr>
          <w:rFonts w:ascii="Arial" w:hAnsi="Arial" w:cs="Arial"/>
        </w:rPr>
      </w:pPr>
      <w:r w:rsidRPr="006C6E2E">
        <w:rPr>
          <w:rFonts w:ascii="Arial" w:hAnsi="Arial" w:cs="Arial"/>
          <w:b/>
          <w:bCs/>
        </w:rPr>
        <w:t>Un groupe expérimental</w:t>
      </w:r>
      <w:r w:rsidRPr="006C6E2E">
        <w:rPr>
          <w:rFonts w:ascii="Arial" w:hAnsi="Arial" w:cs="Arial"/>
        </w:rPr>
        <w:t xml:space="preserve"> (n=10), composé de concentré globulaire du donneur (CGD), obtenu à partir du traitement de 10 décharges caves.</w:t>
      </w:r>
    </w:p>
    <w:p w14:paraId="288E7451"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Les deux principales catégories de donneurs actuellement prélevés en France seront incluses :</w:t>
      </w:r>
    </w:p>
    <w:p w14:paraId="7C1104CA" w14:textId="77777777" w:rsidR="00714DD7" w:rsidRPr="006C6E2E" w:rsidRDefault="00714DD7" w:rsidP="006C6E2E">
      <w:pPr>
        <w:numPr>
          <w:ilvl w:val="0"/>
          <w:numId w:val="8"/>
        </w:numPr>
        <w:snapToGrid w:val="0"/>
        <w:spacing w:after="80" w:line="240" w:lineRule="auto"/>
        <w:rPr>
          <w:rFonts w:ascii="Arial" w:hAnsi="Arial" w:cs="Arial"/>
        </w:rPr>
      </w:pPr>
      <w:r w:rsidRPr="006C6E2E">
        <w:rPr>
          <w:rFonts w:ascii="Arial" w:hAnsi="Arial" w:cs="Arial"/>
          <w:b/>
          <w:bCs/>
        </w:rPr>
        <w:t>Les donneurs en mort encéphalique (DBD)</w:t>
      </w:r>
      <w:r w:rsidRPr="006C6E2E">
        <w:rPr>
          <w:rFonts w:ascii="Arial" w:hAnsi="Arial" w:cs="Arial"/>
        </w:rPr>
        <w:t>.</w:t>
      </w:r>
    </w:p>
    <w:p w14:paraId="33F1B085" w14:textId="77777777" w:rsidR="00714DD7" w:rsidRPr="006C6E2E" w:rsidRDefault="00714DD7" w:rsidP="006C6E2E">
      <w:pPr>
        <w:numPr>
          <w:ilvl w:val="0"/>
          <w:numId w:val="8"/>
        </w:numPr>
        <w:snapToGrid w:val="0"/>
        <w:spacing w:after="80" w:line="240" w:lineRule="auto"/>
        <w:rPr>
          <w:rFonts w:ascii="Arial" w:hAnsi="Arial" w:cs="Arial"/>
        </w:rPr>
      </w:pPr>
      <w:r w:rsidRPr="006C6E2E">
        <w:rPr>
          <w:rFonts w:ascii="Arial" w:hAnsi="Arial" w:cs="Arial"/>
          <w:b/>
          <w:bCs/>
        </w:rPr>
        <w:t>Les donneurs décédés après arrêt cardiaque de catégorie Maastricht 3 (DCD-M3)</w:t>
      </w:r>
      <w:r w:rsidRPr="006C6E2E">
        <w:rPr>
          <w:rFonts w:ascii="Arial" w:hAnsi="Arial" w:cs="Arial"/>
        </w:rPr>
        <w:t>.</w:t>
      </w:r>
    </w:p>
    <w:p w14:paraId="5A0DB0F6" w14:textId="165B1F47" w:rsidR="00714DD7" w:rsidRPr="006C6E2E" w:rsidRDefault="00714DD7" w:rsidP="006C6E2E">
      <w:pPr>
        <w:snapToGrid w:val="0"/>
        <w:spacing w:after="80" w:line="240" w:lineRule="auto"/>
        <w:rPr>
          <w:rFonts w:ascii="Arial" w:hAnsi="Arial" w:cs="Arial"/>
        </w:rPr>
      </w:pPr>
      <w:r w:rsidRPr="006C6E2E">
        <w:rPr>
          <w:rFonts w:ascii="Arial" w:hAnsi="Arial" w:cs="Arial"/>
        </w:rPr>
        <w:t>Les foies issus de donneurs Maastricht 3 semblent être ceux qui bénéficient le plus de la perfusion normothermique, que ce soit pour une conservation simple ou un reconditionnement avant transplantation. Cependant, afin d’évaluer également cette approche chez les donneurs en mort encéphalique, la proportion de greffons Maastricht 3 sera limitée à la moitié de l’effectif total.</w:t>
      </w:r>
    </w:p>
    <w:p w14:paraId="5A4AB49E" w14:textId="208CAF53" w:rsidR="00714DD7" w:rsidRPr="006C6E2E" w:rsidRDefault="00714DD7" w:rsidP="006C6E2E">
      <w:pPr>
        <w:snapToGrid w:val="0"/>
        <w:spacing w:after="80" w:line="240" w:lineRule="auto"/>
        <w:rPr>
          <w:rFonts w:ascii="Arial" w:hAnsi="Arial" w:cs="Arial"/>
        </w:rPr>
      </w:pPr>
      <w:r w:rsidRPr="006C6E2E">
        <w:rPr>
          <w:rFonts w:ascii="Arial" w:hAnsi="Arial" w:cs="Arial"/>
        </w:rPr>
        <w:t>Par ailleurs, plusieurs paramètres liés aux conditions de prélèvement de la décharge cave seront collectés :</w:t>
      </w:r>
    </w:p>
    <w:p w14:paraId="7EFFF6C6" w14:textId="77777777" w:rsidR="00714DD7" w:rsidRPr="006C6E2E" w:rsidRDefault="00714DD7" w:rsidP="006C6E2E">
      <w:pPr>
        <w:numPr>
          <w:ilvl w:val="0"/>
          <w:numId w:val="9"/>
        </w:numPr>
        <w:snapToGrid w:val="0"/>
        <w:spacing w:after="80" w:line="240" w:lineRule="auto"/>
        <w:rPr>
          <w:rFonts w:ascii="Arial" w:hAnsi="Arial" w:cs="Arial"/>
        </w:rPr>
      </w:pPr>
      <w:r w:rsidRPr="006C6E2E">
        <w:rPr>
          <w:rFonts w:ascii="Arial" w:hAnsi="Arial" w:cs="Arial"/>
        </w:rPr>
        <w:t>Le type de donneur (DBD ou DCD-M3).</w:t>
      </w:r>
    </w:p>
    <w:p w14:paraId="3CAB00EB" w14:textId="77777777" w:rsidR="00714DD7" w:rsidRPr="006C6E2E" w:rsidRDefault="00714DD7" w:rsidP="006C6E2E">
      <w:pPr>
        <w:numPr>
          <w:ilvl w:val="0"/>
          <w:numId w:val="9"/>
        </w:numPr>
        <w:snapToGrid w:val="0"/>
        <w:spacing w:after="80" w:line="240" w:lineRule="auto"/>
        <w:rPr>
          <w:rFonts w:ascii="Arial" w:hAnsi="Arial" w:cs="Arial"/>
        </w:rPr>
      </w:pPr>
      <w:r w:rsidRPr="006C6E2E">
        <w:rPr>
          <w:rFonts w:ascii="Arial" w:hAnsi="Arial" w:cs="Arial"/>
        </w:rPr>
        <w:t>L’existence d’antécédents transfusionnels chez le donneur.</w:t>
      </w:r>
    </w:p>
    <w:p w14:paraId="074EFBEF" w14:textId="77777777" w:rsidR="00714DD7" w:rsidRPr="006C6E2E" w:rsidRDefault="00714DD7" w:rsidP="006C6E2E">
      <w:pPr>
        <w:numPr>
          <w:ilvl w:val="0"/>
          <w:numId w:val="9"/>
        </w:numPr>
        <w:snapToGrid w:val="0"/>
        <w:spacing w:after="80" w:line="240" w:lineRule="auto"/>
        <w:rPr>
          <w:rFonts w:ascii="Arial" w:hAnsi="Arial" w:cs="Arial"/>
        </w:rPr>
      </w:pPr>
      <w:r w:rsidRPr="006C6E2E">
        <w:rPr>
          <w:rFonts w:ascii="Arial" w:hAnsi="Arial" w:cs="Arial"/>
        </w:rPr>
        <w:t>Le nombre d’organes prélevés en parallèle.</w:t>
      </w:r>
    </w:p>
    <w:p w14:paraId="7C23BB04" w14:textId="77777777" w:rsidR="00714DD7" w:rsidRPr="006C6E2E" w:rsidRDefault="00714DD7" w:rsidP="006C6E2E">
      <w:pPr>
        <w:numPr>
          <w:ilvl w:val="0"/>
          <w:numId w:val="9"/>
        </w:numPr>
        <w:snapToGrid w:val="0"/>
        <w:spacing w:after="80" w:line="240" w:lineRule="auto"/>
        <w:rPr>
          <w:rFonts w:ascii="Arial" w:hAnsi="Arial" w:cs="Arial"/>
        </w:rPr>
      </w:pPr>
      <w:r w:rsidRPr="006C6E2E">
        <w:rPr>
          <w:rFonts w:ascii="Arial" w:hAnsi="Arial" w:cs="Arial"/>
        </w:rPr>
        <w:t>La solution de préservation utilisée pour le lavage abdominal.</w:t>
      </w:r>
    </w:p>
    <w:p w14:paraId="01CA7554" w14:textId="77777777" w:rsidR="00714DD7" w:rsidRPr="006C6E2E" w:rsidRDefault="00714DD7" w:rsidP="006C6E2E">
      <w:pPr>
        <w:numPr>
          <w:ilvl w:val="0"/>
          <w:numId w:val="9"/>
        </w:numPr>
        <w:snapToGrid w:val="0"/>
        <w:spacing w:after="80" w:line="240" w:lineRule="auto"/>
        <w:rPr>
          <w:rFonts w:ascii="Arial" w:hAnsi="Arial" w:cs="Arial"/>
        </w:rPr>
      </w:pPr>
      <w:r w:rsidRPr="006C6E2E">
        <w:rPr>
          <w:rFonts w:ascii="Arial" w:hAnsi="Arial" w:cs="Arial"/>
        </w:rPr>
        <w:t>L’heure précise du clampage vasculaire.</w:t>
      </w:r>
    </w:p>
    <w:p w14:paraId="4F03C825" w14:textId="77777777" w:rsidR="00714DD7" w:rsidRPr="006C6E2E" w:rsidRDefault="00714DD7" w:rsidP="006C6E2E">
      <w:pPr>
        <w:pStyle w:val="Heading4"/>
        <w:spacing w:line="240" w:lineRule="auto"/>
        <w:rPr>
          <w:rFonts w:ascii="Arial" w:hAnsi="Arial" w:cs="Arial"/>
        </w:rPr>
      </w:pPr>
      <w:r w:rsidRPr="006C6E2E">
        <w:rPr>
          <w:rFonts w:ascii="Arial" w:hAnsi="Arial" w:cs="Arial"/>
        </w:rPr>
        <w:t>Modalités de recueil du CGD</w:t>
      </w:r>
    </w:p>
    <w:p w14:paraId="5F2208DC" w14:textId="4CCA7661" w:rsidR="00714DD7" w:rsidRPr="006C6E2E" w:rsidRDefault="00714DD7" w:rsidP="006C6E2E">
      <w:pPr>
        <w:snapToGrid w:val="0"/>
        <w:spacing w:after="80" w:line="240" w:lineRule="auto"/>
        <w:rPr>
          <w:rFonts w:ascii="Arial" w:hAnsi="Arial" w:cs="Arial"/>
        </w:rPr>
      </w:pPr>
      <w:r w:rsidRPr="006C6E2E">
        <w:rPr>
          <w:rFonts w:ascii="Arial" w:hAnsi="Arial" w:cs="Arial"/>
        </w:rPr>
        <w:t>Le concentré globulaire du donneur sera obtenu par aspiration et centrifugation séquentielle à l’aide d’un dispositif de récupération peropératoire de sang (</w:t>
      </w:r>
      <w:r w:rsidRPr="006C6E2E">
        <w:rPr>
          <w:rFonts w:ascii="Arial" w:hAnsi="Arial" w:cs="Arial"/>
          <w:b/>
          <w:bCs/>
        </w:rPr>
        <w:t>CellSaver®</w:t>
      </w:r>
      <w:r w:rsidRPr="006C6E2E">
        <w:rPr>
          <w:rFonts w:ascii="Arial" w:hAnsi="Arial" w:cs="Arial"/>
        </w:rPr>
        <w:t>)</w:t>
      </w:r>
      <w:r w:rsidR="00EB00F5" w:rsidRPr="006C6E2E">
        <w:rPr>
          <w:rFonts w:ascii="Arial" w:hAnsi="Arial" w:cs="Arial"/>
        </w:rPr>
        <w:t>, dont les 3 étapes sont détaillées :</w:t>
      </w:r>
      <w:r w:rsidRPr="006C6E2E">
        <w:rPr>
          <w:rFonts w:ascii="Arial" w:hAnsi="Arial" w:cs="Arial"/>
        </w:rPr>
        <w:t xml:space="preserve"> </w:t>
      </w:r>
      <w:r w:rsidRPr="006C6E2E">
        <w:rPr>
          <w:rFonts w:ascii="Arial" w:hAnsi="Arial" w:cs="Arial"/>
        </w:rPr>
        <w:fldChar w:fldCharType="begin"/>
      </w:r>
      <w:r w:rsidRPr="006C6E2E">
        <w:rPr>
          <w:rFonts w:ascii="Arial" w:hAnsi="Arial" w:cs="Arial"/>
        </w:rPr>
        <w:instrText xml:space="preserve"> ADDIN ZOTERO_ITEM CSL_CITATION {"citationID":"eTGPTos5","properties":{"formattedCitation":"(15)","plainCitation":"(15)","noteIndex":0},"citationItems":[{"id":556,"uris":["http://zotero.org/users/6327427/items/93WQTWYF"],"itemData":{"id":556,"type":"article-journal","abstract":"Background: \n          Cell salvage is commonly used as part of a blood conservation strategy. However concerns among clinicians exist about the efficacy of transfusion of washed cell salvage.\n          Methods: \n          We performed a meta-analysis of randomized controlled trials in which patients, scheduled for all types of surgery, were randomized to washed cell salvage or to a control group with no cell salvage. Data were independently extracted, risk ratio (RR), and weighted mean differences (WMD) with 95% confidence intervals (CIs) were calculated. Data were pooled using a random effects model. The primary endpoint was the number of patients exposed to allogeneic red blood cell (RBC) transfusion.\n          Results: \n          Out of 1140 search results, a total of 47 trials were included. Overall, the use of washed cell salvage reduced the rate of exposure to allogeneic RBC transfusion by a relative 39% (RR = 0.61; 95% CI 0.57 to 0.65; P &lt; 0.001), resulting in an average saving of 0.20 units of allogeneic RBC per patient (weighted mean differences [WMD] = −0.20; 95% CI −0.22 to −0.18; P &lt; 0.001), reduced risk of infection by 28% (RR = 0.72; 95% CI 0.54 to 0.97; P = 0.03), reduced length of hospital stay by 2.31 days (WMD = −2.31; 95% CI −2.50 to −2.11; P &lt; 0.001), but did not significantly affect risk of mortality (RR = 0.92; 95% CI 0.63 to 1.34; P = 0.66). No statistical difference could be observed in the number of patients exposed to re-operation, plasma, platelets, or rate of myocardial infarction and stroke.\n          Conclusions: \n          Washed cell salvage is efficacious in reducing the need for allogeneic RBC transfusion and risk of infection in surgery.","container-title":"Medicine","DOI":"10.1097/MD.0000000000004490","issue":"31","language":"en-US","page":"e4490","source":"journals.lww.com","title":"Washed cell salvage in surgical patients: A review and meta-analysis of prospective randomized trials under PRISMA","title-short":"Washed cell salvage in surgical patients","volume":"95","author":[{"family":"Meybohm","given":"Patrick"},{"family":"Choorapoikayil","given":"Suma"},{"family":"Wessels","given":"Anke"},{"family":"Herrmann","given":"Eva"},{"family":"Zacharowski","given":"Kai"},{"family":"Spahn","given":"Donat R."}],"issued":{"date-parts":[["2016",8]]}}}],"schema":"https://github.com/citation-style-language/schema/raw/master/csl-citation.json"} </w:instrText>
      </w:r>
      <w:r w:rsidRPr="006C6E2E">
        <w:rPr>
          <w:rFonts w:ascii="Arial" w:hAnsi="Arial" w:cs="Arial"/>
        </w:rPr>
        <w:fldChar w:fldCharType="separate"/>
      </w:r>
      <w:r w:rsidRPr="006C6E2E">
        <w:rPr>
          <w:rFonts w:ascii="Arial" w:hAnsi="Arial" w:cs="Arial"/>
        </w:rPr>
        <w:t>(15)</w:t>
      </w:r>
      <w:r w:rsidRPr="006C6E2E">
        <w:rPr>
          <w:rFonts w:ascii="Arial" w:hAnsi="Arial" w:cs="Arial"/>
        </w:rPr>
        <w:fldChar w:fldCharType="end"/>
      </w:r>
    </w:p>
    <w:p w14:paraId="154F3328" w14:textId="77777777" w:rsidR="00714DD7" w:rsidRPr="006C6E2E" w:rsidRDefault="00714DD7" w:rsidP="006C6E2E">
      <w:pPr>
        <w:numPr>
          <w:ilvl w:val="0"/>
          <w:numId w:val="10"/>
        </w:numPr>
        <w:snapToGrid w:val="0"/>
        <w:spacing w:after="80" w:line="240" w:lineRule="auto"/>
        <w:rPr>
          <w:rFonts w:ascii="Arial" w:hAnsi="Arial" w:cs="Arial"/>
        </w:rPr>
      </w:pPr>
      <w:r w:rsidRPr="006C6E2E">
        <w:rPr>
          <w:rFonts w:ascii="Arial" w:hAnsi="Arial" w:cs="Arial"/>
          <w:b/>
          <w:bCs/>
        </w:rPr>
        <w:t>Aspiration et filtration du sang</w:t>
      </w:r>
    </w:p>
    <w:p w14:paraId="1A6A3E7B" w14:textId="7A583C77" w:rsidR="00714DD7" w:rsidRPr="006C6E2E" w:rsidRDefault="00714DD7" w:rsidP="006C6E2E">
      <w:pPr>
        <w:numPr>
          <w:ilvl w:val="1"/>
          <w:numId w:val="10"/>
        </w:numPr>
        <w:snapToGrid w:val="0"/>
        <w:spacing w:after="80" w:line="240" w:lineRule="auto"/>
        <w:rPr>
          <w:rFonts w:ascii="Arial" w:hAnsi="Arial" w:cs="Arial"/>
        </w:rPr>
      </w:pPr>
      <w:r w:rsidRPr="006C6E2E">
        <w:rPr>
          <w:rFonts w:ascii="Arial" w:hAnsi="Arial" w:cs="Arial"/>
        </w:rPr>
        <w:t>Une tubulure d’aspiration</w:t>
      </w:r>
      <w:r w:rsidR="00EB00F5" w:rsidRPr="006C6E2E">
        <w:rPr>
          <w:rFonts w:ascii="Arial" w:hAnsi="Arial" w:cs="Arial"/>
        </w:rPr>
        <w:t xml:space="preserve"> </w:t>
      </w:r>
      <w:r w:rsidRPr="006C6E2E">
        <w:rPr>
          <w:rFonts w:ascii="Arial" w:hAnsi="Arial" w:cs="Arial"/>
        </w:rPr>
        <w:t>permet de recueillir le sang issu de la décharge cave.</w:t>
      </w:r>
    </w:p>
    <w:p w14:paraId="78EBA9F4" w14:textId="77777777" w:rsidR="00714DD7" w:rsidRPr="006C6E2E" w:rsidRDefault="00714DD7" w:rsidP="006C6E2E">
      <w:pPr>
        <w:numPr>
          <w:ilvl w:val="1"/>
          <w:numId w:val="10"/>
        </w:numPr>
        <w:snapToGrid w:val="0"/>
        <w:spacing w:after="80" w:line="240" w:lineRule="auto"/>
        <w:rPr>
          <w:rFonts w:ascii="Arial" w:hAnsi="Arial" w:cs="Arial"/>
        </w:rPr>
      </w:pPr>
      <w:r w:rsidRPr="006C6E2E">
        <w:rPr>
          <w:rFonts w:ascii="Arial" w:hAnsi="Arial" w:cs="Arial"/>
        </w:rPr>
        <w:t>Cette tubulure est continuellement rincée par de l’héparine, afin d’éviter la coagulation.</w:t>
      </w:r>
    </w:p>
    <w:p w14:paraId="03E3FB77" w14:textId="77777777" w:rsidR="00714DD7" w:rsidRPr="006C6E2E" w:rsidRDefault="00714DD7" w:rsidP="006C6E2E">
      <w:pPr>
        <w:numPr>
          <w:ilvl w:val="1"/>
          <w:numId w:val="10"/>
        </w:numPr>
        <w:snapToGrid w:val="0"/>
        <w:spacing w:after="80" w:line="240" w:lineRule="auto"/>
        <w:rPr>
          <w:rFonts w:ascii="Arial" w:hAnsi="Arial" w:cs="Arial"/>
        </w:rPr>
      </w:pPr>
      <w:r w:rsidRPr="006C6E2E">
        <w:rPr>
          <w:rFonts w:ascii="Arial" w:hAnsi="Arial" w:cs="Arial"/>
        </w:rPr>
        <w:t>Le sang est dirigé vers un réservoir muni d’un filtre, conçu pour éliminer les éventuels débris présents dans l’échantillon.</w:t>
      </w:r>
    </w:p>
    <w:p w14:paraId="5C32C797" w14:textId="77777777" w:rsidR="00714DD7" w:rsidRPr="006C6E2E" w:rsidRDefault="00714DD7" w:rsidP="006C6E2E">
      <w:pPr>
        <w:numPr>
          <w:ilvl w:val="0"/>
          <w:numId w:val="10"/>
        </w:numPr>
        <w:snapToGrid w:val="0"/>
        <w:spacing w:after="80" w:line="240" w:lineRule="auto"/>
        <w:rPr>
          <w:rFonts w:ascii="Arial" w:hAnsi="Arial" w:cs="Arial"/>
        </w:rPr>
      </w:pPr>
      <w:r w:rsidRPr="006C6E2E">
        <w:rPr>
          <w:rFonts w:ascii="Arial" w:hAnsi="Arial" w:cs="Arial"/>
          <w:b/>
          <w:bCs/>
        </w:rPr>
        <w:t>Centrifugation et séparation des composants sanguins</w:t>
      </w:r>
    </w:p>
    <w:p w14:paraId="231FD103" w14:textId="0093BA7A" w:rsidR="00714DD7" w:rsidRPr="006C6E2E" w:rsidRDefault="00714DD7" w:rsidP="006C6E2E">
      <w:pPr>
        <w:numPr>
          <w:ilvl w:val="1"/>
          <w:numId w:val="10"/>
        </w:numPr>
        <w:snapToGrid w:val="0"/>
        <w:spacing w:after="80" w:line="240" w:lineRule="auto"/>
        <w:ind w:right="-1027"/>
        <w:rPr>
          <w:rFonts w:ascii="Arial" w:hAnsi="Arial" w:cs="Arial"/>
        </w:rPr>
      </w:pPr>
      <w:r w:rsidRPr="006C6E2E">
        <w:rPr>
          <w:rFonts w:ascii="Arial" w:hAnsi="Arial" w:cs="Arial"/>
        </w:rPr>
        <w:t xml:space="preserve">Une fois filtré, le sang entre dans un bol de centrifugeuse, </w:t>
      </w:r>
      <w:r w:rsidR="00EB00F5" w:rsidRPr="006C6E2E">
        <w:rPr>
          <w:rFonts w:ascii="Arial" w:hAnsi="Arial" w:cs="Arial"/>
        </w:rPr>
        <w:t>où sont séparés les éléments figurés</w:t>
      </w:r>
    </w:p>
    <w:p w14:paraId="16A21BCF" w14:textId="2D756D1A" w:rsidR="00714DD7" w:rsidRPr="006C6E2E" w:rsidRDefault="00714DD7" w:rsidP="006C6E2E">
      <w:pPr>
        <w:numPr>
          <w:ilvl w:val="1"/>
          <w:numId w:val="10"/>
        </w:numPr>
        <w:snapToGrid w:val="0"/>
        <w:spacing w:after="80" w:line="240" w:lineRule="auto"/>
        <w:rPr>
          <w:rFonts w:ascii="Arial" w:hAnsi="Arial" w:cs="Arial"/>
        </w:rPr>
      </w:pPr>
      <w:r w:rsidRPr="006C6E2E">
        <w:rPr>
          <w:rFonts w:ascii="Arial" w:hAnsi="Arial" w:cs="Arial"/>
        </w:rPr>
        <w:t>La centrifugation</w:t>
      </w:r>
      <w:r w:rsidR="00EB00F5" w:rsidRPr="006C6E2E">
        <w:rPr>
          <w:rFonts w:ascii="Arial" w:hAnsi="Arial" w:cs="Arial"/>
        </w:rPr>
        <w:t xml:space="preserve"> est combinée</w:t>
      </w:r>
      <w:r w:rsidRPr="006C6E2E">
        <w:rPr>
          <w:rFonts w:ascii="Arial" w:hAnsi="Arial" w:cs="Arial"/>
        </w:rPr>
        <w:t xml:space="preserve"> à un lavage au sérum physiologique</w:t>
      </w:r>
    </w:p>
    <w:p w14:paraId="6411A51F" w14:textId="154CF07F" w:rsidR="00714DD7" w:rsidRPr="006C6E2E" w:rsidRDefault="00EB00F5" w:rsidP="006C6E2E">
      <w:pPr>
        <w:numPr>
          <w:ilvl w:val="1"/>
          <w:numId w:val="10"/>
        </w:numPr>
        <w:snapToGrid w:val="0"/>
        <w:spacing w:after="80" w:line="240" w:lineRule="auto"/>
        <w:rPr>
          <w:rFonts w:ascii="Arial" w:hAnsi="Arial" w:cs="Arial"/>
        </w:rPr>
      </w:pPr>
      <w:r w:rsidRPr="006C6E2E">
        <w:rPr>
          <w:rFonts w:ascii="Arial" w:hAnsi="Arial" w:cs="Arial"/>
        </w:rPr>
        <w:t>On</w:t>
      </w:r>
      <w:r w:rsidR="00714DD7" w:rsidRPr="006C6E2E">
        <w:rPr>
          <w:rFonts w:ascii="Arial" w:hAnsi="Arial" w:cs="Arial"/>
        </w:rPr>
        <w:t xml:space="preserve"> obtient</w:t>
      </w:r>
      <w:r w:rsidRPr="006C6E2E">
        <w:rPr>
          <w:rFonts w:ascii="Arial" w:hAnsi="Arial" w:cs="Arial"/>
        </w:rPr>
        <w:t xml:space="preserve"> ainsi</w:t>
      </w:r>
      <w:r w:rsidR="00714DD7" w:rsidRPr="006C6E2E">
        <w:rPr>
          <w:rFonts w:ascii="Arial" w:hAnsi="Arial" w:cs="Arial"/>
        </w:rPr>
        <w:t xml:space="preserve"> une suspension d’hématies purifiées dans une solution isotonique.</w:t>
      </w:r>
    </w:p>
    <w:p w14:paraId="13F876B3" w14:textId="77777777" w:rsidR="00714DD7" w:rsidRPr="006C6E2E" w:rsidRDefault="00714DD7" w:rsidP="006C6E2E">
      <w:pPr>
        <w:numPr>
          <w:ilvl w:val="0"/>
          <w:numId w:val="10"/>
        </w:numPr>
        <w:snapToGrid w:val="0"/>
        <w:spacing w:after="80" w:line="240" w:lineRule="auto"/>
        <w:rPr>
          <w:rFonts w:ascii="Arial" w:hAnsi="Arial" w:cs="Arial"/>
        </w:rPr>
      </w:pPr>
      <w:r w:rsidRPr="006C6E2E">
        <w:rPr>
          <w:rFonts w:ascii="Arial" w:hAnsi="Arial" w:cs="Arial"/>
          <w:b/>
          <w:bCs/>
        </w:rPr>
        <w:t>Stockage des culots globulaires</w:t>
      </w:r>
    </w:p>
    <w:p w14:paraId="3DEE5BBD" w14:textId="43B2F55A" w:rsidR="00714DD7" w:rsidRPr="006C6E2E" w:rsidRDefault="00714DD7" w:rsidP="006C6E2E">
      <w:pPr>
        <w:numPr>
          <w:ilvl w:val="1"/>
          <w:numId w:val="10"/>
        </w:numPr>
        <w:snapToGrid w:val="0"/>
        <w:spacing w:after="80" w:line="240" w:lineRule="auto"/>
        <w:rPr>
          <w:rFonts w:ascii="Arial" w:hAnsi="Arial" w:cs="Arial"/>
        </w:rPr>
      </w:pPr>
      <w:r w:rsidRPr="006C6E2E">
        <w:rPr>
          <w:rFonts w:ascii="Arial" w:hAnsi="Arial" w:cs="Arial"/>
        </w:rPr>
        <w:t>La suspension d’hématies est conservée dans du sérum isotonique.</w:t>
      </w:r>
    </w:p>
    <w:p w14:paraId="7C4229AA" w14:textId="77777777" w:rsidR="00714DD7" w:rsidRPr="006C6E2E" w:rsidRDefault="00714DD7" w:rsidP="006C6E2E">
      <w:pPr>
        <w:numPr>
          <w:ilvl w:val="1"/>
          <w:numId w:val="10"/>
        </w:numPr>
        <w:snapToGrid w:val="0"/>
        <w:spacing w:after="80" w:line="240" w:lineRule="auto"/>
        <w:rPr>
          <w:rFonts w:ascii="Arial" w:hAnsi="Arial" w:cs="Arial"/>
        </w:rPr>
      </w:pPr>
      <w:r w:rsidRPr="006C6E2E">
        <w:rPr>
          <w:rFonts w:ascii="Arial" w:hAnsi="Arial" w:cs="Arial"/>
        </w:rPr>
        <w:t>Le dispositif nécessite un minimum de 50 ml de sang pour être activé.</w:t>
      </w:r>
    </w:p>
    <w:p w14:paraId="11454DF4" w14:textId="72A52FCE" w:rsidR="00714DD7" w:rsidRPr="006C6E2E" w:rsidRDefault="00714DD7" w:rsidP="006C6E2E">
      <w:pPr>
        <w:numPr>
          <w:ilvl w:val="1"/>
          <w:numId w:val="10"/>
        </w:numPr>
        <w:snapToGrid w:val="0"/>
        <w:spacing w:after="80" w:line="240" w:lineRule="auto"/>
        <w:ind w:right="-319"/>
        <w:rPr>
          <w:rFonts w:ascii="Arial" w:hAnsi="Arial" w:cs="Arial"/>
        </w:rPr>
      </w:pPr>
      <w:r w:rsidRPr="006C6E2E">
        <w:rPr>
          <w:rFonts w:ascii="Arial" w:hAnsi="Arial" w:cs="Arial"/>
        </w:rPr>
        <w:t xml:space="preserve">Le stockage des hématies dans la poche de transfusion débute dès 175 ml de sang recueilli </w:t>
      </w:r>
      <w:r w:rsidRPr="006C6E2E">
        <w:rPr>
          <w:rFonts w:ascii="Arial" w:hAnsi="Arial" w:cs="Arial"/>
        </w:rPr>
        <w:fldChar w:fldCharType="begin"/>
      </w:r>
      <w:r w:rsidRPr="006C6E2E">
        <w:rPr>
          <w:rFonts w:ascii="Arial" w:hAnsi="Arial" w:cs="Arial"/>
        </w:rPr>
        <w:instrText xml:space="preserve"> ADDIN ZOTERO_ITEM CSL_CITATION {"citationID":"8iYrYM8O","properties":{"formattedCitation":"(16)","plainCitation":"(16)","noteIndex":0},"citationItems":[{"id":523,"uris":["http://zotero.org/users/6327427/items/DGP9H4MX"],"itemData":{"id":523,"type":"article-journal","language":"fr","source":"Zotero","title":"RÉCUPÉRATION PEROPÉRATOIRE DU SANG (CELL SAVER) EN GYNÉCOLOGIE-OBSTÉTRIQUE","author":[{"family":"Bocquet-Lecinq","given":"Agnès"},{"family":"Brice","given":"Aymeric"},{"family":"Mercier","given":"Frédéric-Jean"}]}}],"schema":"https://github.com/citation-style-language/schema/raw/master/csl-citation.json"} </w:instrText>
      </w:r>
      <w:r w:rsidRPr="006C6E2E">
        <w:rPr>
          <w:rFonts w:ascii="Arial" w:hAnsi="Arial" w:cs="Arial"/>
        </w:rPr>
        <w:fldChar w:fldCharType="separate"/>
      </w:r>
      <w:r w:rsidRPr="006C6E2E">
        <w:rPr>
          <w:rFonts w:ascii="Arial" w:hAnsi="Arial" w:cs="Arial"/>
        </w:rPr>
        <w:t>(16)</w:t>
      </w:r>
      <w:r w:rsidRPr="006C6E2E">
        <w:rPr>
          <w:rFonts w:ascii="Arial" w:hAnsi="Arial" w:cs="Arial"/>
        </w:rPr>
        <w:fldChar w:fldCharType="end"/>
      </w:r>
      <w:r w:rsidRPr="006C6E2E">
        <w:rPr>
          <w:rFonts w:ascii="Arial" w:hAnsi="Arial" w:cs="Arial"/>
        </w:rPr>
        <w:t>.</w:t>
      </w:r>
    </w:p>
    <w:p w14:paraId="3ECF2861" w14:textId="5155700E" w:rsidR="00714DD7" w:rsidRPr="006C6E2E" w:rsidRDefault="00714DD7" w:rsidP="006C6E2E">
      <w:pPr>
        <w:snapToGrid w:val="0"/>
        <w:spacing w:after="80" w:line="240" w:lineRule="auto"/>
        <w:rPr>
          <w:rFonts w:ascii="Arial" w:hAnsi="Arial" w:cs="Arial"/>
        </w:rPr>
      </w:pPr>
      <w:r w:rsidRPr="006C6E2E">
        <w:rPr>
          <w:rFonts w:ascii="Arial" w:hAnsi="Arial" w:cs="Arial"/>
        </w:rPr>
        <w:t>Cette procédure standardisée garantit une récupération optimale des globules rouges, tout en minimisant le risque de contamination ou d’altération des cellules sanguines.</w:t>
      </w:r>
    </w:p>
    <w:p w14:paraId="2C4CD6D9" w14:textId="3BA815A9" w:rsidR="00714DD7" w:rsidRPr="006C6E2E" w:rsidRDefault="006C6E2E" w:rsidP="006C6E2E">
      <w:pPr>
        <w:snapToGrid w:val="0"/>
        <w:spacing w:after="80" w:line="240" w:lineRule="auto"/>
        <w:rPr>
          <w:rFonts w:ascii="Arial" w:hAnsi="Arial" w:cs="Arial"/>
        </w:rPr>
      </w:pPr>
      <w:r w:rsidRPr="006C6E2E">
        <w:rPr>
          <w:rFonts w:ascii="Arial" w:hAnsi="Arial" w:cs="Arial"/>
          <w:noProof/>
        </w:rPr>
        <mc:AlternateContent>
          <mc:Choice Requires="wps">
            <w:drawing>
              <wp:anchor distT="45720" distB="45720" distL="114300" distR="114300" simplePos="0" relativeHeight="251660288" behindDoc="0" locked="0" layoutInCell="1" allowOverlap="1" wp14:anchorId="0DC216E6" wp14:editId="667850FC">
                <wp:simplePos x="0" y="0"/>
                <wp:positionH relativeFrom="margin">
                  <wp:posOffset>221615</wp:posOffset>
                </wp:positionH>
                <wp:positionV relativeFrom="paragraph">
                  <wp:posOffset>68580</wp:posOffset>
                </wp:positionV>
                <wp:extent cx="5605200" cy="1404620"/>
                <wp:effectExtent l="0" t="0" r="14605" b="1460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5200" cy="1404620"/>
                        </a:xfrm>
                        <a:prstGeom prst="rect">
                          <a:avLst/>
                        </a:prstGeom>
                        <a:solidFill>
                          <a:srgbClr val="FFFFFF"/>
                        </a:solidFill>
                        <a:ln w="9525">
                          <a:solidFill>
                            <a:srgbClr val="000000"/>
                          </a:solidFill>
                          <a:miter lim="800000"/>
                          <a:headEnd/>
                          <a:tailEnd/>
                        </a:ln>
                      </wps:spPr>
                      <wps:txbx>
                        <w:txbxContent>
                          <w:p w14:paraId="03829143" w14:textId="77777777" w:rsidR="00714DD7" w:rsidRDefault="00714DD7" w:rsidP="00714DD7">
                            <w:pPr>
                              <w:rPr>
                                <w:b/>
                                <w:bCs/>
                                <w:u w:val="single"/>
                              </w:rPr>
                            </w:pPr>
                            <w:r w:rsidRPr="002D697C">
                              <w:rPr>
                                <w:b/>
                                <w:bCs/>
                                <w:u w:val="single"/>
                              </w:rPr>
                              <w:t xml:space="preserve">Participation de l’étudiant : </w:t>
                            </w:r>
                          </w:p>
                          <w:p w14:paraId="430B5CCE" w14:textId="77777777" w:rsidR="00714DD7" w:rsidRDefault="00714DD7" w:rsidP="00714DD7">
                            <w:pPr>
                              <w:pStyle w:val="ListParagraph"/>
                              <w:numPr>
                                <w:ilvl w:val="0"/>
                                <w:numId w:val="20"/>
                              </w:numPr>
                            </w:pPr>
                            <w:r>
                              <w:t xml:space="preserve">Collecte du sang total et issu de la décharge cave au cours de prélèvements multi-organes sur donneurs décédés par mort encéphalique ou </w:t>
                            </w:r>
                            <w:r w:rsidRPr="009C73DC">
                              <w:t>après arrêt cardiaque de catégorie Maastricht 3</w:t>
                            </w:r>
                          </w:p>
                          <w:p w14:paraId="25F41DC9" w14:textId="77777777" w:rsidR="00714DD7" w:rsidRPr="002D697C" w:rsidRDefault="00714DD7" w:rsidP="00714DD7">
                            <w:pPr>
                              <w:pStyle w:val="ListParagraph"/>
                              <w:numPr>
                                <w:ilvl w:val="0"/>
                                <w:numId w:val="20"/>
                              </w:numPr>
                              <w:rPr>
                                <w:b/>
                                <w:bCs/>
                                <w:u w:val="single"/>
                              </w:rPr>
                            </w:pPr>
                            <w:r>
                              <w:t>Constitution des concentrés globulaires du donneur, à l’aide du Cell-Saver.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C216E6" id="_x0000_t202" coordsize="21600,21600" o:spt="202" path="m,l,21600r21600,l21600,xe">
                <v:stroke joinstyle="miter"/>
                <v:path gradientshapeok="t" o:connecttype="rect"/>
              </v:shapetype>
              <v:shape id="Zone de texte 2" o:spid="_x0000_s1026" type="#_x0000_t202" style="position:absolute;margin-left:17.45pt;margin-top:5.4pt;width:441.35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">
                <v:textbox style="mso-fit-shape-to-text:t">
                  <w:txbxContent>
                    <w:p w14:paraId="03829143" w14:textId="77777777" w:rsidR="00714DD7" w:rsidRDefault="00714DD7" w:rsidP="00714DD7">
                      <w:pPr>
                        <w:rPr>
                          <w:b/>
                          <w:bCs/>
                          <w:u w:val="single"/>
                        </w:rPr>
                      </w:pPr>
                      <w:r w:rsidRPr="002D697C">
                        <w:rPr>
                          <w:b/>
                          <w:bCs/>
                          <w:u w:val="single"/>
                        </w:rPr>
                        <w:t xml:space="preserve">Participation de l’étudiant : </w:t>
                      </w:r>
                    </w:p>
                    <w:p w14:paraId="430B5CCE" w14:textId="77777777" w:rsidR="00714DD7" w:rsidRDefault="00714DD7" w:rsidP="00714DD7">
                      <w:pPr>
                        <w:pStyle w:val="Paragraphedeliste"/>
                        <w:numPr>
                          <w:ilvl w:val="0"/>
                          <w:numId w:val="20"/>
                        </w:numPr>
                      </w:pPr>
                      <w:r>
                        <w:t xml:space="preserve">Collecte du sang total et issu de la décharge cave au cours de prélèvements multi-organes sur donneurs décédés par mort encéphalique ou </w:t>
                      </w:r>
                      <w:r w:rsidRPr="009C73DC">
                        <w:t>après arrêt cardiaque de catégorie Maastricht 3</w:t>
                      </w:r>
                    </w:p>
                    <w:p w14:paraId="25F41DC9" w14:textId="77777777" w:rsidR="00714DD7" w:rsidRPr="002D697C" w:rsidRDefault="00714DD7" w:rsidP="00714DD7">
                      <w:pPr>
                        <w:pStyle w:val="Paragraphedeliste"/>
                        <w:numPr>
                          <w:ilvl w:val="0"/>
                          <w:numId w:val="20"/>
                        </w:numPr>
                        <w:rPr>
                          <w:b/>
                          <w:bCs/>
                          <w:u w:val="single"/>
                        </w:rPr>
                      </w:pPr>
                      <w:r>
                        <w:t xml:space="preserve">Constitution des concentrés globulaires du donneur, à l’aide du </w:t>
                      </w:r>
                      <w:proofErr w:type="spellStart"/>
                      <w:r>
                        <w:t>Cell-Saver</w:t>
                      </w:r>
                      <w:proofErr w:type="spellEnd"/>
                      <w:r>
                        <w:t>.</w:t>
                      </w:r>
                    </w:p>
                  </w:txbxContent>
                </v:textbox>
                <w10:wrap anchorx="margin"/>
              </v:shape>
            </w:pict>
          </mc:Fallback>
        </mc:AlternateContent>
      </w:r>
    </w:p>
    <w:p w14:paraId="6E5E584E" w14:textId="77776D46" w:rsidR="00EB00F5" w:rsidRPr="006C6E2E" w:rsidRDefault="00EB00F5" w:rsidP="006C6E2E">
      <w:pPr>
        <w:spacing w:line="240" w:lineRule="auto"/>
        <w:rPr>
          <w:rFonts w:ascii="Arial" w:eastAsiaTheme="majorEastAsia" w:hAnsi="Arial" w:cs="Arial"/>
          <w:i/>
          <w:iCs/>
          <w:color w:val="2F5496" w:themeColor="accent1" w:themeShade="BF"/>
        </w:rPr>
      </w:pPr>
      <w:r w:rsidRPr="006C6E2E">
        <w:rPr>
          <w:rFonts w:ascii="Arial" w:hAnsi="Arial" w:cs="Arial"/>
        </w:rPr>
        <w:br w:type="page"/>
      </w:r>
    </w:p>
    <w:p w14:paraId="1ADB12DC" w14:textId="2988562A" w:rsidR="00714DD7" w:rsidRPr="006C6E2E" w:rsidRDefault="00714DD7" w:rsidP="006C6E2E">
      <w:pPr>
        <w:pStyle w:val="Heading4"/>
        <w:spacing w:line="240" w:lineRule="auto"/>
        <w:rPr>
          <w:rFonts w:ascii="Arial" w:hAnsi="Arial" w:cs="Arial"/>
        </w:rPr>
      </w:pPr>
      <w:r w:rsidRPr="006C6E2E">
        <w:rPr>
          <w:rFonts w:ascii="Arial" w:hAnsi="Arial" w:cs="Arial"/>
        </w:rPr>
        <w:lastRenderedPageBreak/>
        <w:t>Analyses du profil inflammatoire et de l’hémolyse dans le circuit de perfusion normothermique</w:t>
      </w:r>
    </w:p>
    <w:p w14:paraId="616F3519" w14:textId="06B2AB65" w:rsidR="00714DD7" w:rsidRPr="006C6E2E" w:rsidRDefault="00714DD7" w:rsidP="006C6E2E">
      <w:pPr>
        <w:pStyle w:val="Heading5"/>
        <w:spacing w:line="240" w:lineRule="auto"/>
        <w:rPr>
          <w:rFonts w:ascii="Arial" w:hAnsi="Arial" w:cs="Arial"/>
        </w:rPr>
      </w:pPr>
      <w:r w:rsidRPr="006C6E2E">
        <w:rPr>
          <w:rFonts w:ascii="Arial" w:hAnsi="Arial" w:cs="Arial"/>
        </w:rPr>
        <w:t>Le profil inflammatoire des concentrés globulaires du donneur</w:t>
      </w:r>
    </w:p>
    <w:p w14:paraId="0254DC3F"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Afin d’évaluer la qualité et la réponse inflammatoire des concentrés globulaires du donneur, 40 échantillons seront prélevés et analysés.</w:t>
      </w:r>
    </w:p>
    <w:p w14:paraId="0C922067" w14:textId="77777777" w:rsidR="00714DD7" w:rsidRPr="006C6E2E" w:rsidRDefault="00714DD7" w:rsidP="006C6E2E">
      <w:pPr>
        <w:numPr>
          <w:ilvl w:val="0"/>
          <w:numId w:val="11"/>
        </w:numPr>
        <w:snapToGrid w:val="0"/>
        <w:spacing w:after="80" w:line="240" w:lineRule="auto"/>
        <w:rPr>
          <w:rFonts w:ascii="Arial" w:hAnsi="Arial" w:cs="Arial"/>
        </w:rPr>
      </w:pPr>
      <w:r w:rsidRPr="006C6E2E">
        <w:rPr>
          <w:rFonts w:ascii="Arial" w:hAnsi="Arial" w:cs="Arial"/>
        </w:rPr>
        <w:t>10 échantillons issus du groupe témoins (culots globulaires standards de banque du sang).</w:t>
      </w:r>
    </w:p>
    <w:p w14:paraId="5CF1B5C8" w14:textId="61E5FDAC" w:rsidR="00714DD7" w:rsidRPr="006C6E2E" w:rsidRDefault="00714DD7" w:rsidP="006C6E2E">
      <w:pPr>
        <w:numPr>
          <w:ilvl w:val="0"/>
          <w:numId w:val="11"/>
        </w:numPr>
        <w:snapToGrid w:val="0"/>
        <w:spacing w:after="80" w:line="240" w:lineRule="auto"/>
        <w:rPr>
          <w:rFonts w:ascii="Arial" w:hAnsi="Arial" w:cs="Arial"/>
        </w:rPr>
      </w:pPr>
      <w:r w:rsidRPr="006C6E2E">
        <w:rPr>
          <w:rFonts w:ascii="Arial" w:hAnsi="Arial" w:cs="Arial"/>
        </w:rPr>
        <w:t>30 échantillons issus du groupe CGD, correspondant à trois temps successifs :</w:t>
      </w:r>
    </w:p>
    <w:p w14:paraId="3FD7AA7D" w14:textId="5D1F5E5F" w:rsidR="00714DD7" w:rsidRPr="006C6E2E" w:rsidRDefault="00714DD7" w:rsidP="006C6E2E">
      <w:pPr>
        <w:numPr>
          <w:ilvl w:val="1"/>
          <w:numId w:val="11"/>
        </w:numPr>
        <w:snapToGrid w:val="0"/>
        <w:spacing w:after="80" w:line="240" w:lineRule="auto"/>
        <w:rPr>
          <w:rFonts w:ascii="Arial" w:hAnsi="Arial" w:cs="Arial"/>
        </w:rPr>
      </w:pPr>
      <w:r w:rsidRPr="006C6E2E">
        <w:rPr>
          <w:rFonts w:ascii="Arial" w:hAnsi="Arial" w:cs="Arial"/>
          <w:b/>
          <w:bCs/>
        </w:rPr>
        <w:t>Sang total du donneur</w:t>
      </w:r>
      <w:r w:rsidRPr="006C6E2E">
        <w:rPr>
          <w:rFonts w:ascii="Arial" w:hAnsi="Arial" w:cs="Arial"/>
        </w:rPr>
        <w:t xml:space="preserve"> (prélevé au cours du prélèvement multi-organes, avant le clampage).</w:t>
      </w:r>
    </w:p>
    <w:p w14:paraId="4FB45D18" w14:textId="534DB731" w:rsidR="00714DD7" w:rsidRPr="006C6E2E" w:rsidRDefault="00714DD7" w:rsidP="006C6E2E">
      <w:pPr>
        <w:numPr>
          <w:ilvl w:val="1"/>
          <w:numId w:val="11"/>
        </w:numPr>
        <w:snapToGrid w:val="0"/>
        <w:spacing w:after="80" w:line="240" w:lineRule="auto"/>
        <w:rPr>
          <w:rFonts w:ascii="Arial" w:hAnsi="Arial" w:cs="Arial"/>
        </w:rPr>
      </w:pPr>
      <w:r w:rsidRPr="006C6E2E">
        <w:rPr>
          <w:rFonts w:ascii="Arial" w:hAnsi="Arial" w:cs="Arial"/>
          <w:b/>
          <w:bCs/>
        </w:rPr>
        <w:t>Décharge cave</w:t>
      </w:r>
      <w:r w:rsidRPr="006C6E2E">
        <w:rPr>
          <w:rFonts w:ascii="Arial" w:hAnsi="Arial" w:cs="Arial"/>
        </w:rPr>
        <w:t xml:space="preserve"> (sang recueilli avant traitement par CellSaver®).</w:t>
      </w:r>
    </w:p>
    <w:p w14:paraId="556439D5" w14:textId="77777777" w:rsidR="00714DD7" w:rsidRPr="006C6E2E" w:rsidRDefault="00714DD7" w:rsidP="006C6E2E">
      <w:pPr>
        <w:numPr>
          <w:ilvl w:val="1"/>
          <w:numId w:val="11"/>
        </w:numPr>
        <w:snapToGrid w:val="0"/>
        <w:spacing w:after="80" w:line="240" w:lineRule="auto"/>
        <w:rPr>
          <w:rFonts w:ascii="Arial" w:hAnsi="Arial" w:cs="Arial"/>
        </w:rPr>
      </w:pPr>
      <w:r w:rsidRPr="006C6E2E">
        <w:rPr>
          <w:rFonts w:ascii="Arial" w:hAnsi="Arial" w:cs="Arial"/>
          <w:b/>
          <w:bCs/>
        </w:rPr>
        <w:t>Sang traité</w:t>
      </w:r>
      <w:r w:rsidRPr="006C6E2E">
        <w:rPr>
          <w:rFonts w:ascii="Arial" w:hAnsi="Arial" w:cs="Arial"/>
        </w:rPr>
        <w:t xml:space="preserve"> (après traitement et filtration par CellSaver®).</w:t>
      </w:r>
    </w:p>
    <w:p w14:paraId="33DD5FAB" w14:textId="4C1CB3FB" w:rsidR="00714DD7" w:rsidRPr="006C6E2E" w:rsidRDefault="00714DD7" w:rsidP="006C6E2E">
      <w:pPr>
        <w:snapToGrid w:val="0"/>
        <w:spacing w:after="80" w:line="240" w:lineRule="auto"/>
        <w:rPr>
          <w:rFonts w:ascii="Arial" w:hAnsi="Arial" w:cs="Arial"/>
        </w:rPr>
      </w:pPr>
      <w:r w:rsidRPr="006C6E2E">
        <w:rPr>
          <w:rFonts w:ascii="Arial" w:hAnsi="Arial" w:cs="Arial"/>
          <w:b/>
          <w:bCs/>
        </w:rPr>
        <w:t xml:space="preserve">Les analyses </w:t>
      </w:r>
      <w:r w:rsidR="00EB00F5" w:rsidRPr="006C6E2E">
        <w:rPr>
          <w:rFonts w:ascii="Arial" w:hAnsi="Arial" w:cs="Arial"/>
          <w:b/>
          <w:bCs/>
        </w:rPr>
        <w:t xml:space="preserve">de qualité des échantillons </w:t>
      </w:r>
      <w:r w:rsidRPr="006C6E2E">
        <w:rPr>
          <w:rFonts w:ascii="Arial" w:hAnsi="Arial" w:cs="Arial"/>
          <w:b/>
          <w:bCs/>
        </w:rPr>
        <w:t>porteront sur :</w:t>
      </w:r>
    </w:p>
    <w:p w14:paraId="4EABE8BB" w14:textId="1FDAC950" w:rsidR="00714DD7" w:rsidRPr="006C6E2E" w:rsidRDefault="00714DD7" w:rsidP="006C6E2E">
      <w:pPr>
        <w:numPr>
          <w:ilvl w:val="0"/>
          <w:numId w:val="12"/>
        </w:numPr>
        <w:snapToGrid w:val="0"/>
        <w:spacing w:after="80" w:line="240" w:lineRule="auto"/>
        <w:rPr>
          <w:rFonts w:ascii="Arial" w:hAnsi="Arial" w:cs="Arial"/>
        </w:rPr>
      </w:pPr>
      <w:r w:rsidRPr="006C6E2E">
        <w:rPr>
          <w:rFonts w:ascii="Arial" w:hAnsi="Arial" w:cs="Arial"/>
          <w:b/>
          <w:bCs/>
        </w:rPr>
        <w:t>Données d’hématologie standard</w:t>
      </w:r>
      <w:r w:rsidRPr="006C6E2E">
        <w:rPr>
          <w:rFonts w:ascii="Arial" w:hAnsi="Arial" w:cs="Arial"/>
        </w:rPr>
        <w:t xml:space="preserve"> : numération sanguine, taux d’hémoglobine, hématocrite.</w:t>
      </w:r>
    </w:p>
    <w:p w14:paraId="340C2976" w14:textId="77777777" w:rsidR="00714DD7" w:rsidRPr="006C6E2E" w:rsidRDefault="00714DD7" w:rsidP="006C6E2E">
      <w:pPr>
        <w:numPr>
          <w:ilvl w:val="0"/>
          <w:numId w:val="12"/>
        </w:numPr>
        <w:snapToGrid w:val="0"/>
        <w:spacing w:after="80" w:line="240" w:lineRule="auto"/>
        <w:rPr>
          <w:rFonts w:ascii="Arial" w:hAnsi="Arial" w:cs="Arial"/>
        </w:rPr>
      </w:pPr>
      <w:r w:rsidRPr="006C6E2E">
        <w:rPr>
          <w:rFonts w:ascii="Arial" w:hAnsi="Arial" w:cs="Arial"/>
          <w:b/>
          <w:bCs/>
        </w:rPr>
        <w:t>Analyse biochimique du sérum</w:t>
      </w:r>
      <w:r w:rsidRPr="006C6E2E">
        <w:rPr>
          <w:rFonts w:ascii="Arial" w:hAnsi="Arial" w:cs="Arial"/>
        </w:rPr>
        <w:t xml:space="preserve"> : haptoglobine, lactate déshydrogénase (LDH), ionogramme, hémoglobine libre, bilirubine, protéine C activée, procalcitonine.</w:t>
      </w:r>
    </w:p>
    <w:p w14:paraId="519F55A7" w14:textId="02F84CF8" w:rsidR="00714DD7" w:rsidRPr="006C6E2E" w:rsidRDefault="00714DD7" w:rsidP="006C6E2E">
      <w:pPr>
        <w:numPr>
          <w:ilvl w:val="0"/>
          <w:numId w:val="12"/>
        </w:numPr>
        <w:snapToGrid w:val="0"/>
        <w:spacing w:after="80" w:line="240" w:lineRule="auto"/>
        <w:rPr>
          <w:rFonts w:ascii="Arial" w:hAnsi="Arial" w:cs="Arial"/>
        </w:rPr>
      </w:pPr>
      <w:r w:rsidRPr="006C6E2E">
        <w:rPr>
          <w:rFonts w:ascii="Arial" w:hAnsi="Arial" w:cs="Arial"/>
          <w:b/>
          <w:bCs/>
        </w:rPr>
        <w:t>Évaluation microbiologique</w:t>
      </w:r>
      <w:r w:rsidRPr="006C6E2E">
        <w:rPr>
          <w:rFonts w:ascii="Arial" w:hAnsi="Arial" w:cs="Arial"/>
        </w:rPr>
        <w:t xml:space="preserve"> : ensemencement sur hémocultures aérobie et anaérobie</w:t>
      </w:r>
    </w:p>
    <w:p w14:paraId="2212A506" w14:textId="568BDBE7" w:rsidR="00714DD7" w:rsidRPr="006C6E2E" w:rsidRDefault="006C6E2E" w:rsidP="006C6E2E">
      <w:pPr>
        <w:numPr>
          <w:ilvl w:val="0"/>
          <w:numId w:val="12"/>
        </w:numPr>
        <w:snapToGrid w:val="0"/>
        <w:spacing w:after="80" w:line="240" w:lineRule="auto"/>
        <w:rPr>
          <w:rFonts w:ascii="Arial" w:hAnsi="Arial" w:cs="Arial"/>
        </w:rPr>
      </w:pPr>
      <w:r w:rsidRPr="006C6E2E">
        <w:rPr>
          <w:rFonts w:ascii="Arial" w:hAnsi="Arial" w:cs="Arial"/>
          <w:noProof/>
        </w:rPr>
        <mc:AlternateContent>
          <mc:Choice Requires="wps">
            <w:drawing>
              <wp:anchor distT="45720" distB="45720" distL="114300" distR="114300" simplePos="0" relativeHeight="251661312" behindDoc="0" locked="0" layoutInCell="1" allowOverlap="1" wp14:anchorId="7C76321C" wp14:editId="205465B8">
                <wp:simplePos x="0" y="0"/>
                <wp:positionH relativeFrom="margin">
                  <wp:align>left</wp:align>
                </wp:positionH>
                <wp:positionV relativeFrom="paragraph">
                  <wp:posOffset>248285</wp:posOffset>
                </wp:positionV>
                <wp:extent cx="6534150" cy="1404620"/>
                <wp:effectExtent l="0" t="0" r="19050" b="20955"/>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0" cy="1404620"/>
                        </a:xfrm>
                        <a:prstGeom prst="rect">
                          <a:avLst/>
                        </a:prstGeom>
                        <a:solidFill>
                          <a:srgbClr val="FFFFFF"/>
                        </a:solidFill>
                        <a:ln w="9525">
                          <a:solidFill>
                            <a:srgbClr val="000000"/>
                          </a:solidFill>
                          <a:miter lim="800000"/>
                          <a:headEnd/>
                          <a:tailEnd/>
                        </a:ln>
                      </wps:spPr>
                      <wps:txbx>
                        <w:txbxContent>
                          <w:p w14:paraId="77C34852" w14:textId="167F64EB" w:rsidR="00714DD7" w:rsidRPr="00EB00F5" w:rsidRDefault="00714DD7" w:rsidP="00EB00F5">
                            <w:pPr>
                              <w:rPr>
                                <w:b/>
                                <w:bCs/>
                                <w:u w:val="single"/>
                              </w:rPr>
                            </w:pPr>
                            <w:r w:rsidRPr="002D697C">
                              <w:rPr>
                                <w:b/>
                                <w:bCs/>
                                <w:u w:val="single"/>
                              </w:rPr>
                              <w:t xml:space="preserve">Participation de l’étudiant : </w:t>
                            </w:r>
                          </w:p>
                          <w:p w14:paraId="19BA74FE" w14:textId="77777777" w:rsidR="00714DD7" w:rsidRPr="002D697C" w:rsidRDefault="00714DD7" w:rsidP="00714DD7">
                            <w:pPr>
                              <w:pStyle w:val="ListParagraph"/>
                              <w:numPr>
                                <w:ilvl w:val="0"/>
                                <w:numId w:val="20"/>
                              </w:numPr>
                              <w:rPr>
                                <w:b/>
                                <w:bCs/>
                                <w:u w:val="single"/>
                              </w:rPr>
                            </w:pPr>
                            <w:r>
                              <w:t xml:space="preserve">Constitution des 40 échantillons des groupes témoin et expérimental. </w:t>
                            </w:r>
                          </w:p>
                          <w:p w14:paraId="2126E9D9" w14:textId="16DF25A7" w:rsidR="00714DD7" w:rsidRPr="002D697C" w:rsidRDefault="00714DD7" w:rsidP="00714DD7">
                            <w:pPr>
                              <w:pStyle w:val="ListParagraph"/>
                              <w:numPr>
                                <w:ilvl w:val="0"/>
                                <w:numId w:val="20"/>
                              </w:numPr>
                              <w:rPr>
                                <w:b/>
                                <w:bCs/>
                                <w:u w:val="single"/>
                              </w:rPr>
                            </w:pPr>
                            <w:r>
                              <w:t xml:space="preserve">Réalisation des analyses hématologiques, biochimiques et microbiologiques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76321C" id="_x0000_s1027" type="#_x0000_t202" style="position:absolute;left:0;text-align:left;margin-left:0;margin-top:19.55pt;width:514.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">
                <v:textbox style="mso-fit-shape-to-text:t">
                  <w:txbxContent>
                    <w:p w14:paraId="77C34852" w14:textId="167F64EB" w:rsidR="00714DD7" w:rsidRPr="00EB00F5" w:rsidRDefault="00714DD7" w:rsidP="00EB00F5">
                      <w:pPr>
                        <w:rPr>
                          <w:b/>
                          <w:bCs/>
                          <w:u w:val="single"/>
                        </w:rPr>
                      </w:pPr>
                      <w:r w:rsidRPr="002D697C">
                        <w:rPr>
                          <w:b/>
                          <w:bCs/>
                          <w:u w:val="single"/>
                        </w:rPr>
                        <w:t xml:space="preserve">Participation de l’étudiant : </w:t>
                      </w:r>
                    </w:p>
                    <w:p w14:paraId="19BA74FE" w14:textId="77777777" w:rsidR="00714DD7" w:rsidRPr="002D697C" w:rsidRDefault="00714DD7" w:rsidP="00714DD7">
                      <w:pPr>
                        <w:pStyle w:val="Paragraphedeliste"/>
                        <w:numPr>
                          <w:ilvl w:val="0"/>
                          <w:numId w:val="20"/>
                        </w:numPr>
                        <w:rPr>
                          <w:b/>
                          <w:bCs/>
                          <w:u w:val="single"/>
                        </w:rPr>
                      </w:pPr>
                      <w:r>
                        <w:t xml:space="preserve">Constitution des 40 échantillons des groupes témoin et expérimental. </w:t>
                      </w:r>
                    </w:p>
                    <w:p w14:paraId="2126E9D9" w14:textId="16DF25A7" w:rsidR="00714DD7" w:rsidRPr="002D697C" w:rsidRDefault="00714DD7" w:rsidP="00714DD7">
                      <w:pPr>
                        <w:pStyle w:val="Paragraphedeliste"/>
                        <w:numPr>
                          <w:ilvl w:val="0"/>
                          <w:numId w:val="20"/>
                        </w:numPr>
                        <w:rPr>
                          <w:b/>
                          <w:bCs/>
                          <w:u w:val="single"/>
                        </w:rPr>
                      </w:pPr>
                      <w:r>
                        <w:t xml:space="preserve">Réalisation des analyses hématologiques, biochimiques et microbiologiques </w:t>
                      </w:r>
                    </w:p>
                  </w:txbxContent>
                </v:textbox>
                <w10:wrap type="square" anchorx="margin"/>
              </v:shape>
            </w:pict>
          </mc:Fallback>
        </mc:AlternateContent>
      </w:r>
      <w:r w:rsidR="00714DD7" w:rsidRPr="006C6E2E">
        <w:rPr>
          <w:rFonts w:ascii="Arial" w:hAnsi="Arial" w:cs="Arial"/>
          <w:b/>
          <w:bCs/>
        </w:rPr>
        <w:t>Marqueurs inflammatoires</w:t>
      </w:r>
      <w:r w:rsidR="00714DD7" w:rsidRPr="006C6E2E">
        <w:rPr>
          <w:rFonts w:ascii="Arial" w:hAnsi="Arial" w:cs="Arial"/>
        </w:rPr>
        <w:t xml:space="preserve"> :  incluant </w:t>
      </w:r>
      <w:r w:rsidR="00714DD7" w:rsidRPr="006C6E2E">
        <w:rPr>
          <w:rFonts w:ascii="Arial" w:hAnsi="Arial" w:cs="Arial"/>
          <w:b/>
          <w:bCs/>
        </w:rPr>
        <w:t>IL-10, IL-6, IL-8, IL-1, IL-4, IL-17, IL-22 et TNF-α</w:t>
      </w:r>
      <w:r w:rsidR="00714DD7" w:rsidRPr="006C6E2E">
        <w:rPr>
          <w:rFonts w:ascii="Arial" w:hAnsi="Arial" w:cs="Arial"/>
        </w:rPr>
        <w:t>.</w:t>
      </w:r>
    </w:p>
    <w:p w14:paraId="40518C9B" w14:textId="79A28C74" w:rsidR="00714DD7" w:rsidRPr="006C6E2E" w:rsidRDefault="00714DD7" w:rsidP="006C6E2E">
      <w:pPr>
        <w:pStyle w:val="Heading5"/>
        <w:spacing w:line="240" w:lineRule="auto"/>
        <w:rPr>
          <w:rFonts w:ascii="Arial" w:hAnsi="Arial" w:cs="Arial"/>
        </w:rPr>
      </w:pPr>
      <w:r w:rsidRPr="006C6E2E">
        <w:rPr>
          <w:rFonts w:ascii="Arial" w:hAnsi="Arial" w:cs="Arial"/>
        </w:rPr>
        <w:t>L’hémolyse au sein du circuit de perfusion normothermique</w:t>
      </w:r>
    </w:p>
    <w:p w14:paraId="138BDD58" w14:textId="7ADB616C" w:rsidR="00714DD7" w:rsidRPr="006C6E2E" w:rsidRDefault="00714DD7" w:rsidP="006C6E2E">
      <w:pPr>
        <w:snapToGrid w:val="0"/>
        <w:spacing w:after="80" w:line="240" w:lineRule="auto"/>
        <w:rPr>
          <w:rFonts w:ascii="Arial" w:hAnsi="Arial" w:cs="Arial"/>
        </w:rPr>
      </w:pPr>
      <w:r w:rsidRPr="006C6E2E">
        <w:rPr>
          <w:rFonts w:ascii="Arial" w:hAnsi="Arial" w:cs="Arial"/>
        </w:rPr>
        <w:t>En complément de l’évaluation du profil inflammatoire, l’étude s’intéressera également aux marqueurs d’hémolyse afin de caractériser l’impact du circuit de perfusion normothermique sur l’intégrité des globules rouges.</w:t>
      </w:r>
    </w:p>
    <w:p w14:paraId="77B733EF" w14:textId="4A1DC90D" w:rsidR="00714DD7" w:rsidRPr="006C6E2E" w:rsidRDefault="00714DD7" w:rsidP="006C6E2E">
      <w:pPr>
        <w:snapToGrid w:val="0"/>
        <w:spacing w:after="80" w:line="240" w:lineRule="auto"/>
        <w:rPr>
          <w:rFonts w:ascii="Arial" w:hAnsi="Arial" w:cs="Arial"/>
        </w:rPr>
      </w:pPr>
      <w:r w:rsidRPr="006C6E2E">
        <w:rPr>
          <w:rFonts w:ascii="Arial" w:hAnsi="Arial" w:cs="Arial"/>
        </w:rPr>
        <w:t>L’objectif est donc de tirer parti des prélèvements effectués sur les CGD pour analyser :</w:t>
      </w:r>
    </w:p>
    <w:p w14:paraId="4A505627" w14:textId="77777777" w:rsidR="00714DD7" w:rsidRPr="006C6E2E" w:rsidRDefault="00714DD7" w:rsidP="006C6E2E">
      <w:pPr>
        <w:numPr>
          <w:ilvl w:val="0"/>
          <w:numId w:val="14"/>
        </w:numPr>
        <w:snapToGrid w:val="0"/>
        <w:spacing w:after="80" w:line="240" w:lineRule="auto"/>
        <w:rPr>
          <w:rFonts w:ascii="Arial" w:hAnsi="Arial" w:cs="Arial"/>
        </w:rPr>
      </w:pPr>
      <w:r w:rsidRPr="006C6E2E">
        <w:rPr>
          <w:rFonts w:ascii="Arial" w:hAnsi="Arial" w:cs="Arial"/>
        </w:rPr>
        <w:t>L’hémolyse induite par le circuit de perfusion normothermique.</w:t>
      </w:r>
    </w:p>
    <w:p w14:paraId="0705F99A" w14:textId="5466D7D7" w:rsidR="00714DD7" w:rsidRPr="006C6E2E" w:rsidRDefault="00714DD7" w:rsidP="006C6E2E">
      <w:pPr>
        <w:numPr>
          <w:ilvl w:val="0"/>
          <w:numId w:val="14"/>
        </w:numPr>
        <w:snapToGrid w:val="0"/>
        <w:spacing w:after="80" w:line="240" w:lineRule="auto"/>
        <w:rPr>
          <w:rFonts w:ascii="Arial" w:hAnsi="Arial" w:cs="Arial"/>
        </w:rPr>
      </w:pPr>
      <w:r w:rsidRPr="006C6E2E">
        <w:rPr>
          <w:rFonts w:ascii="Arial" w:hAnsi="Arial" w:cs="Arial"/>
        </w:rPr>
        <w:t>Les variations d’hémolyse en fonction du type de pompe et des débits appliqués.</w:t>
      </w:r>
    </w:p>
    <w:p w14:paraId="0B453DD9" w14:textId="577C5EE8" w:rsidR="00714DD7" w:rsidRPr="006C6E2E" w:rsidRDefault="00714DD7" w:rsidP="006C6E2E">
      <w:pPr>
        <w:snapToGrid w:val="0"/>
        <w:spacing w:after="80" w:line="240" w:lineRule="auto"/>
        <w:rPr>
          <w:rFonts w:ascii="Arial" w:hAnsi="Arial" w:cs="Arial"/>
        </w:rPr>
      </w:pPr>
      <w:r w:rsidRPr="006C6E2E">
        <w:rPr>
          <w:rFonts w:ascii="Arial" w:hAnsi="Arial" w:cs="Arial"/>
        </w:rPr>
        <w:t xml:space="preserve">La perfusion du greffon nécessite deux pompes à pression contrôlée, nécessaires à la génération du débit. La plupart des machines utilisent des pompes centrifuges ou à galet, pouvant générer un flux continu ou pulsatile </w:t>
      </w:r>
      <w:r w:rsidRPr="006C6E2E">
        <w:rPr>
          <w:rFonts w:ascii="Arial" w:hAnsi="Arial" w:cs="Arial"/>
        </w:rPr>
        <w:fldChar w:fldCharType="begin"/>
      </w:r>
      <w:r w:rsidRPr="006C6E2E">
        <w:rPr>
          <w:rFonts w:ascii="Arial" w:hAnsi="Arial" w:cs="Arial"/>
        </w:rPr>
        <w:instrText xml:space="preserve"> ADDIN ZOTERO_ITEM CSL_CITATION {"citationID":"dPTLmAPt","properties":{"formattedCitation":"(17\\uc0\\u8211{}19)","plainCitation":"(17–19)","noteIndex":0},"citationItems":[{"id":502,"uris":["http://zotero.org/users/6327427/items/365IUL3I"],"itemData":{"id":502,"type":"article-journal","abstract":"Hemolysis is one of the important performance parameters of blood pumps. However, comparisons of published data are compromised by the different test methods used. This article reports the results obtained when testing four non-pulsatile blood pumps (Roller pump, Biopump Model 600, Biopump BP-80, Hemadyne pump) in the identical test circuit under the same hemodynamic conditions. A closed test circuit was composed of a flexible bag reservoir and two short tubes for connection to the pump head. The priming volume was 1 L, and the total surface area was 950 cm2. Fresh blood from a fasted calf was directly primed into the circuit and maintained at 37° C. It was pumped at 6 L/min for 12 hr against a 100 mmHg afterload. The hemolysis index (HI), defined as grams of hemoglobin released per 100 L pumped, was calculated from a curve fit to the hourly data. Each pump was tested five times. The mean HI obtained ranged from 0.0467 for the roller pump to 0.0076 for the Biopump BP-80. There was no statistically significant difference among the three centrifugal pumps tested.","container-title":"ASAIO Journal","ISSN":"1058-2916","issue":"3","language":"en-US","page":"500","source":"journals.lww.com","title":"A Comparative Study of Four Nonpulsatile Pumps","volume":"34","author":[{"family":"Oku","given":"Takahiko"},{"family":"Harasaki","given":"Hiroaki"},{"family":"Smith","given":"William"},{"family":"Nosé","given":"Yukihiko"}],"issued":{"date-parts":[["1988",9]]}}},{"id":506,"uris":["http://zotero.org/users/6327427/items/S9PTI2QP"],"itemData":{"id":506,"type":"article-journal","abstract":"A Biomedicus centrifugal pump and a Polystan roller pump were compared in vitro with regard to differences in haemolysis, granulocyte and complement activation. Six circuits of tubing and oxygenators were connected to each pump. Heparinized fresh human blood was circulated for 72 hours in the systems. Blood samples were drawn at defined intervals. Haemolysis was assessed by determination of lactate dehydrogenase (LD) and potassium, and granulocyte activation by quantification of the granulocyte proteins calprotectin, lactoferrin and myeloperoxidase. Complement activation was assessed by measuring C3 activation products (C3b, iC3b and C3c), and the terminal C5b-9 complement complex (TCC). The results indicate more haemolysis and complement activation in the roller pump group, revealed by significantly higher concentrations of LD, potassium, C3 activation products and TCC. Calprotectin, lactoferrin and myeloperoxidase were all significantly increased in both groups, but the rise appeared earlier in the roller pump group. The concentrations of LD and potassium both correlated significantly with C3 activation products, indicating that complement activation may at least partly be responsible for the haemolysis.","container-title":"Perfusion","DOI":"10.1177/026765919400900205","ISSN":"0267-6591","issue":"2","journalAbbreviation":"Perfusion","language":"eng","note":"PMID: 7919596","page":"109-117","source":"PubMed","title":"Roller and centrifugal pumps compared in vitro with regard to haemolysis, granulocyte and complement activation","volume":"9","author":[{"family":"Moen","given":"O."},{"family":"Fosse","given":"E."},{"family":"Bråten","given":"J."},{"family":"Andersson","given":"C."},{"family":"Fagerhol","given":"M. K."},{"family":"Venge","given":"P."},{"family":"Høgåsen","given":"K."},{"family":"Mollnes","given":"T. E."}],"issued":{"date-parts":[["1994",3]]}}},{"id":479,"uris":["http://zotero.org/users/6327427/items/ZLE9IYK5"],"itemData":{"id":479,"type":"article-journal","abstract":"The purpose of this study is to measure and compare the hemolysis produced by roller pumps with varied occlusion settings and a centrifugal pump. The null hypothesis is that there is no difference in the Index of Hemolysis (IH=gm Hb/100 L pumped) produced by a roller pump (RP) at four different occlusion settings and a centrifugal pump (CP) at the same blood flow rate (4.5 Llmin) and afterload (250 mmHg, ±10 mmHg) over three hours.","container-title":"The Journal of ExtraCorporeal Technology","DOI":"10.1051/ject/199729115","ISSN":"0022-1058, 2969-8960","issue":"1","journalAbbreviation":"J Extra Corpor Technol","language":"en","license":"https://www.edpsciences.org/en/authors/copyright-and-licensing","page":"15-18","source":"DOI.org (Crossref)","title":"An Under-Occluded Roller Pump is Less Hemolytic Than a Centrifugal Pump","volume":"29","author":[{"family":"Rawn","given":"Oj"},{"family":"Harris","given":"Hk"},{"family":"Riley","given":"Jb"},{"family":"Yoda","given":"On"},{"family":"Blackwell","given":"Mm"}],"issued":{"date-parts":[["1997",3]]}}}],"schema":"https://github.com/citation-style-language/schema/raw/master/csl-citation.json"} </w:instrText>
      </w:r>
      <w:r w:rsidRPr="006C6E2E">
        <w:rPr>
          <w:rFonts w:ascii="Arial" w:hAnsi="Arial" w:cs="Arial"/>
        </w:rPr>
        <w:fldChar w:fldCharType="separate"/>
      </w:r>
      <w:r w:rsidRPr="006C6E2E">
        <w:rPr>
          <w:rFonts w:ascii="Arial" w:hAnsi="Arial" w:cs="Arial"/>
          <w:szCs w:val="24"/>
        </w:rPr>
        <w:t>(17–19)</w:t>
      </w:r>
      <w:r w:rsidRPr="006C6E2E">
        <w:rPr>
          <w:rFonts w:ascii="Arial" w:hAnsi="Arial" w:cs="Arial"/>
        </w:rPr>
        <w:fldChar w:fldCharType="end"/>
      </w:r>
      <w:r w:rsidRPr="006C6E2E">
        <w:rPr>
          <w:rFonts w:ascii="Arial" w:hAnsi="Arial" w:cs="Arial"/>
        </w:rPr>
        <w:t xml:space="preserve">. L’action mécanique exercée par ces pompes peut être responsable de l’hémolyse des globules rouges </w:t>
      </w:r>
      <w:r w:rsidRPr="006C6E2E">
        <w:rPr>
          <w:rFonts w:ascii="Arial" w:hAnsi="Arial" w:cs="Arial"/>
        </w:rPr>
        <w:fldChar w:fldCharType="begin"/>
      </w:r>
      <w:r w:rsidRPr="006C6E2E">
        <w:rPr>
          <w:rFonts w:ascii="Arial" w:hAnsi="Arial" w:cs="Arial"/>
        </w:rPr>
        <w:instrText xml:space="preserve"> ADDIN ZOTERO_ITEM CSL_CITATION {"citationID":"m33qMUn4","properties":{"formattedCitation":"(18\\uc0\\u8211{}20)","plainCitation":"(18–20)","noteIndex":0},"citationItems":[{"id":506,"uris":["http://zotero.org/users/6327427/items/S9PTI2QP"],"itemData":{"id":506,"type":"article-journal","abstract":"A Biomedicus centrifugal pump and a Polystan roller pump were compared in vitro with regard to differences in haemolysis, granulocyte and complement activation. Six circuits of tubing and oxygenators were connected to each pump. Heparinized fresh human blood was circulated for 72 hours in the systems. Blood samples were drawn at defined intervals. Haemolysis was assessed by determination of lactate dehydrogenase (LD) and potassium, and granulocyte activation by quantification of the granulocyte proteins calprotectin, lactoferrin and myeloperoxidase. Complement activation was assessed by measuring C3 activation products (C3b, iC3b and C3c), and the terminal C5b-9 complement complex (TCC). The results indicate more haemolysis and complement activation in the roller pump group, revealed by significantly higher concentrations of LD, potassium, C3 activation products and TCC. Calprotectin, lactoferrin and myeloperoxidase were all significantly increased in both groups, but the rise appeared earlier in the roller pump group. The concentrations of LD and potassium both correlated significantly with C3 activation products, indicating that complement activation may at least partly be responsible for the haemolysis.","container-title":"Perfusion","DOI":"10.1177/026765919400900205","ISSN":"0267-6591","issue":"2","journalAbbreviation":"Perfusion","language":"eng","note":"PMID: 7919596","page":"109-117","source":"PubMed","title":"Roller and centrifugal pumps compared in vitro with regard to haemolysis, granulocyte and complement activation","volume":"9","author":[{"family":"Moen","given":"O."},{"family":"Fosse","given":"E."},{"family":"Bråten","given":"J."},{"family":"Andersson","given":"C."},{"family":"Fagerhol","given":"M. K."},{"family":"Venge","given":"P."},{"family":"Høgåsen","given":"K."},{"family":"Mollnes","given":"T. E."}],"issued":{"date-parts":[["1994",3]]}}},{"id":479,"uris":["http://zotero.org/users/6327427/items/ZLE9IYK5"],"itemData":{"id":479,"type":"article-journal","abstract":"The purpose of this study is to measure and compare the hemolysis produced by roller pumps with varied occlusion settings and a centrifugal pump. The null hypothesis is that there is no difference in the Index of Hemolysis (IH=gm Hb/100 L pumped) produced by a roller pump (RP) at four different occlusion settings and a centrifugal pump (CP) at the same blood flow rate (4.5 Llmin) and afterload (250 mmHg, ±10 mmHg) over three hours.","container-title":"The Journal of ExtraCorporeal Technology","DOI":"10.1051/ject/199729115","ISSN":"0022-1058, 2969-8960","issue":"1","journalAbbreviation":"J Extra Corpor Technol","language":"en","license":"https://www.edpsciences.org/en/authors/copyright-and-licensing","page":"15-18","source":"DOI.org (Crossref)","title":"An Under-Occluded Roller Pump is Less Hemolytic Than a Centrifugal Pump","volume":"29","author":[{"family":"Rawn","given":"Oj"},{"family":"Harris","given":"Hk"},{"family":"Riley","given":"Jb"},{"family":"Yoda","given":"On"},{"family":"Blackwell","given":"Mm"}],"issued":{"date-parts":[["1997",3]]}}},{"id":500,"uris":["http://zotero.org/users/6327427/items/FBTRTPVR"],"itemData":{"id":500,"type":"article-journal","abstract":"Two Bio-Medicus BP-50 centrifugal pumps and two roller pumps were tested simultaneously with porcine blood at 21 degrees +/- 1 degree C in four in vitro circuits to determine the effect of four combinations of flow and pressure conditions on blood damage. Flows of 300 ml/min (1/4-inch inner-diameter tubing in the roller pump) and 1775 ml/min (1/2-inch inner-diameter tubing in the roller pump) and pressure differences across the pump (delta P = outlet pressure--inlet pressure) of 215 mm Hg (n = 6) and 345 mm Hg (n = 5) were examined. The index of hemolysis (milligrams plasma hemoglobin per 100 L blood pumped) for the BP-50 pump was higher at a flow of 300 ml/min than at a flow of 1775 ml/min (p &lt; 0.0002). At 300 ml/min, the index of hemolysis for the BP-50 pump tended to be higher at 345 mm Hg than at 215 mm Hg (mean +/- standard error of the mean, 135 +/- 22 versus 88 +/- 9, p = 0.059). At 1775 ml/min, there was no difference in the index of hemolysis for the BP-50 pump between 215 and 345 mm Hg (37 +/- 7 versus 29 +/- 5, p = 0.32). With the roller pump, the index of hemolysis was higher at a flow of 300 ml/min than at a flow of 1775 ml/min (p &lt; 0.036), but there was no difference in the indexes of hemolysis between 215 and 345 mm Hg at 300 ml/min (60 +/- 9 versus 61 +/- 11, p = 0.93) or at 1775 ml/min (40 +/- 6 versus 36 +/- 6, p = 0.61). Comparison between the two types of pumps showed that the index of hemolysis was significantly higher for the BP-50 than for the roller pump at a flow of 300 ml/min and a delta P of 215 mm Hg (88 +/- 9 versus 60 +/- 9, p = 0.009), as well as at a flow of 300 ml/min and a delta P of 345 mm Hg (135 +/- 22 versus 61 +/- 11, p = 0.001). At a flow of 1775 ml/min, there was no difference in the index of hemolysis between the two pumps at either pressure condition.(ABSTRACT TRUNCATED AT 250 WORDS)","container-title":"The Journal of Thoracic and Cardiovascular Surgery","ISSN":"0022-5223","issue":"6","journalAbbreviation":"J Thorac Cardiovasc Surg","language":"eng","note":"PMID: 8246582","page":"997-1007","source":"PubMed","title":"The effects of pressure and flow on hemolysis caused by Bio-Medicus centrifugal pumps and roller pumps. Guidelines for choosing a blood pump","volume":"106","author":[{"family":"Tamari","given":"Y."},{"family":"Lee-Sensiba","given":"K."},{"family":"Leonard","given":"E. F."},{"family":"Parnell","given":"V."},{"family":"Tortolani","given":"A. J."}],"issued":{"date-parts":[["1993",12]]}}}],"schema":"https://github.com/citation-style-language/schema/raw/master/csl-citation.json"} </w:instrText>
      </w:r>
      <w:r w:rsidRPr="006C6E2E">
        <w:rPr>
          <w:rFonts w:ascii="Arial" w:hAnsi="Arial" w:cs="Arial"/>
        </w:rPr>
        <w:fldChar w:fldCharType="separate"/>
      </w:r>
      <w:r w:rsidRPr="006C6E2E">
        <w:rPr>
          <w:rFonts w:ascii="Arial" w:hAnsi="Arial" w:cs="Arial"/>
          <w:szCs w:val="24"/>
        </w:rPr>
        <w:t>(18–20)</w:t>
      </w:r>
      <w:r w:rsidRPr="006C6E2E">
        <w:rPr>
          <w:rFonts w:ascii="Arial" w:hAnsi="Arial" w:cs="Arial"/>
        </w:rPr>
        <w:fldChar w:fldCharType="end"/>
      </w:r>
      <w:r w:rsidRPr="006C6E2E">
        <w:rPr>
          <w:rFonts w:ascii="Arial" w:hAnsi="Arial" w:cs="Arial"/>
        </w:rPr>
        <w:t xml:space="preserve">. La relation entre type de pompes et hémolyse est mal étudiée, et d’autres facteurs cités ci-dessous peuvent aussi influencer l’hémolyse </w:t>
      </w:r>
      <w:r w:rsidRPr="006C6E2E">
        <w:rPr>
          <w:rFonts w:ascii="Arial" w:hAnsi="Arial" w:cs="Arial"/>
        </w:rPr>
        <w:fldChar w:fldCharType="begin"/>
      </w:r>
      <w:r w:rsidRPr="006C6E2E">
        <w:rPr>
          <w:rFonts w:ascii="Arial" w:hAnsi="Arial" w:cs="Arial"/>
        </w:rPr>
        <w:instrText xml:space="preserve"> ADDIN ZOTERO_ITEM CSL_CITATION {"citationID":"atlFkr4W","properties":{"formattedCitation":"(9,12,13)","plainCitation":"(9,12,13)","dontUpdate":true,"noteIndex":0},"citationItems":[{"id":502,"uris":["http://zotero.org/users/6327427/items/365IUL3I"],"itemData":{"id":502,"type":"article-journal","abstract":"Hemolysis is one of the important performance parameters of blood pumps. However, comparisons of published data are compromised by the different test methods used. This article reports the results obtained when testing four non-pulsatile blood pumps (Roller pump, Biopump Model 600, Biopump BP-80, Hemadyne pump) in the identical test circuit under the same hemodynamic conditions. A closed test circuit was composed of a flexible bag reservoir and two short tubes for connection to the pump head. The priming volume was 1 L, and the total surface area was 950 cm2. Fresh blood from a fasted calf was directly primed into the circuit and maintained at 37° C. It was pumped at 6 L/min for 12 hr against a 100 mmHg afterload. The hemolysis index (HI), defined as grams of hemoglobin released per 100 L pumped, was calculated from a curve fit to the hourly data. Each pump was tested five times. The mean HI obtained ranged from 0.0467 for the roller pump to 0.0076 for the Biopump BP-80. There was no statistically significant difference among the three centrifugal pumps tested.","container-title":"ASAIO Journal","ISSN":"1058-2916","issue":"3","language":"en-US","page":"500","source":"journals.lww.com","title":"A Comparative Study of Four Nonpulsatile Pumps","volume":"34","author":[{"family":"Oku","given":"Takahiko"},{"family":"Harasaki","given":"Hiroaki"},{"family":"Smith","given":"William"},{"family":"Nosé","given":"Yukihiko"}],"issued":{"date-parts":[["1988",9]]}}},{"id":500,"uris":["http://zotero.org/users/6327427/items/FBTRTPVR"],"itemData":{"id":500,"type":"article-journal","abstract":"Two Bio-Medicus BP-50 centrifugal pumps and two roller pumps were tested simultaneously with porcine blood at 21 degrees +/- 1 degree C in four in vitro circuits to determine the effect of four combinations of flow and pressure conditions on blood damage. Flows of 300 ml/min (1/4-inch inner-diameter tubing in the roller pump) and 1775 ml/min (1/2-inch inner-diameter tubing in the roller pump) and pressure differences across the pump (delta P = outlet pressure--inlet pressure) of 215 mm Hg (n = 6) and 345 mm Hg (n = 5) were examined. The index of hemolysis (milligrams plasma hemoglobin per 100 L blood pumped) for the BP-50 pump was higher at a flow of 300 ml/min than at a flow of 1775 ml/min (p &lt; 0.0002). At 300 ml/min, the index of hemolysis for the BP-50 pump tended to be higher at 345 mm Hg than at 215 mm Hg (mean +/- standard error of the mean, 135 +/- 22 versus 88 +/- 9, p = 0.059). At 1775 ml/min, there was no difference in the index of hemolysis for the BP-50 pump between 215 and 345 mm Hg (37 +/- 7 versus 29 +/- 5, p = 0.32). With the roller pump, the index of hemolysis was higher at a flow of 300 ml/min than at a flow of 1775 ml/min (p &lt; 0.036), but there was no difference in the indexes of hemolysis between 215 and 345 mm Hg at 300 ml/min (60 +/- 9 versus 61 +/- 11, p = 0.93) or at 1775 ml/min (40 +/- 6 versus 36 +/- 6, p = 0.61). Comparison between the two types of pumps showed that the index of hemolysis was significantly higher for the BP-50 than for the roller pump at a flow of 300 ml/min and a delta P of 215 mm Hg (88 +/- 9 versus 60 +/- 9, p = 0.009), as well as at a flow of 300 ml/min and a delta P of 345 mm Hg (135 +/- 22 versus 61 +/- 11, p = 0.001). At a flow of 1775 ml/min, there was no difference in the index of hemolysis between the two pumps at either pressure condition.(ABSTRACT TRUNCATED AT 250 WORDS)","container-title":"The Journal of Thoracic and Cardiovascular Surgery","ISSN":"0022-5223","issue":"6","journalAbbreviation":"J Thorac Cardiovasc Surg","language":"eng","note":"PMID: 8246582","page":"997-1007","source":"PubMed","title":"The effects of pressure and flow on hemolysis caused by Bio-Medicus centrifugal pumps and roller pumps. Guidelines for choosing a blood pump","volume":"106","author":[{"family":"Tamari","given":"Y."},{"family":"Lee-Sensiba","given":"K."},{"family":"Leonard","given":"E. F."},{"family":"Parnell","given":"V."},{"family":"Tortolani","given":"A. J."}],"issued":{"date-parts":[["1993",12]]}}},{"id":498,"uris":["http://zotero.org/users/6327427/items/KCUW6P7D"],"itemData":{"id":498,"type":"article-journal","abstract":"In this review, we summarize the best available evidence to guide the conduct of adult cardiopulmonary bypass (CPB) to achieve “optimal” perfusion. At the present time, there is considerable controversy relating to appropriate management of physiologic variables during CPB. Low-risk patients tolerate mean arterial blood pressures of 50–60 mm Hg without apparent complications, although limited data suggest that higher-risk patients may benefit from mean arterial blood pressures &gt;70 mm Hg. The optimal hematocrit on CPB has not been defined, with large data-based investigations demonstrating that both severe hemodilution and transfusion of packed red blood cells increase the risk of adverse postoperative outcomes. Oxygen delivery is determined by the pump flow rate and the arterial oxygen content and organ injury may be prevented during more severe hemodilutional anemia by increasing pump flow rates. Furthermore, the optimal temperature during CPB likely varies with physiologic goals, and recent data suggest that aggressive rewarming practices may contribute to neurologic injury. The design of components of the CPB circuit may also influence tissue perfusion and outcomes. Although there are theoretical advantages to centrifugal blood pumps over roller pumps, it has been difficult to demonstrate that the use of centrifugal pumps improves clinical outcomes. Heparin coating of the CPB circuit may attenuate inflammatory and coagulation pathways, but has not been clearly demonstrated to reduce major morbidity and mortality. Similarly, no distinct clinical benefits have been observed when open venous reservoirs have been compared to closed systems. In conclusion, there are currently limited data upon which to confidently make strong recommendations regarding how to conduct optimal CPB. There is a critical need for randomized trials assessing clinically significant outcomes, particularly in high-risk patients.","container-title":"Anesthesia &amp; Analgesia","DOI":"10.1213/ane.0b013e3181875e2e","ISSN":"0003-2999","issue":"5","language":"en-US","page":"1394","source":"journals.lww.com","title":"Optimal Perfusion During Cardiopulmonary Bypass: An Evidence-Based Approach","title-short":"Optimal Perfusion During Cardiopulmonary Bypass","volume":"108","author":[{"family":"Murphy","given":"Glenn S."},{"family":"Hessel","given":"Eugene A. II"},{"family":"Groom","given":"Robert C."}],"issued":{"date-parts":[["2009",5]]}}}],"schema":"https://github.com/citation-style-language/schema/raw/master/csl-citation.json"} </w:instrText>
      </w:r>
      <w:r w:rsidRPr="006C6E2E">
        <w:rPr>
          <w:rFonts w:ascii="Arial" w:hAnsi="Arial" w:cs="Arial"/>
        </w:rPr>
        <w:fldChar w:fldCharType="separate"/>
      </w:r>
      <w:r w:rsidRPr="006C6E2E">
        <w:rPr>
          <w:rFonts w:ascii="Arial" w:hAnsi="Arial" w:cs="Arial"/>
          <w:noProof/>
        </w:rPr>
        <w:t>(12,13)</w:t>
      </w:r>
      <w:r w:rsidRPr="006C6E2E">
        <w:rPr>
          <w:rFonts w:ascii="Arial" w:hAnsi="Arial" w:cs="Arial"/>
        </w:rPr>
        <w:fldChar w:fldCharType="end"/>
      </w:r>
      <w:r w:rsidRPr="006C6E2E">
        <w:rPr>
          <w:rFonts w:ascii="Arial" w:hAnsi="Arial" w:cs="Arial"/>
        </w:rPr>
        <w:t xml:space="preserve">. </w:t>
      </w:r>
    </w:p>
    <w:p w14:paraId="7A626A72" w14:textId="4A24AD7A" w:rsidR="00714DD7" w:rsidRPr="006C6E2E" w:rsidRDefault="00714DD7" w:rsidP="006C6E2E">
      <w:pPr>
        <w:snapToGrid w:val="0"/>
        <w:spacing w:after="80" w:line="240" w:lineRule="auto"/>
        <w:rPr>
          <w:rFonts w:ascii="Arial" w:hAnsi="Arial" w:cs="Arial"/>
        </w:rPr>
      </w:pPr>
      <w:r w:rsidRPr="006C6E2E">
        <w:rPr>
          <w:rFonts w:ascii="Arial" w:hAnsi="Arial" w:cs="Arial"/>
        </w:rPr>
        <w:t>L’évaluation de l’hémolyse sera réalisée par la mesure de l’index d’hémolyse, qui repose sur l’analyse de l’hémoglobine libre plasmatique à différentes étapes du circuit de perfusion.</w:t>
      </w:r>
    </w:p>
    <w:p w14:paraId="2C9A9598" w14:textId="326A809E" w:rsidR="00714DD7" w:rsidRPr="006C6E2E" w:rsidRDefault="00714DD7" w:rsidP="006C6E2E">
      <w:pPr>
        <w:snapToGrid w:val="0"/>
        <w:spacing w:after="80" w:line="240" w:lineRule="auto"/>
        <w:rPr>
          <w:rFonts w:ascii="Arial" w:hAnsi="Arial" w:cs="Arial"/>
        </w:rPr>
      </w:pPr>
      <w:r w:rsidRPr="006C6E2E">
        <w:rPr>
          <w:rFonts w:ascii="Arial" w:hAnsi="Arial" w:cs="Arial"/>
        </w:rPr>
        <w:t>Les facteurs influençant l’hémolyse seront analysés en fonction :</w:t>
      </w:r>
    </w:p>
    <w:p w14:paraId="4169BD90" w14:textId="0B1623BE" w:rsidR="00714DD7" w:rsidRPr="006C6E2E" w:rsidRDefault="00714DD7" w:rsidP="006C6E2E">
      <w:pPr>
        <w:numPr>
          <w:ilvl w:val="0"/>
          <w:numId w:val="13"/>
        </w:numPr>
        <w:snapToGrid w:val="0"/>
        <w:spacing w:after="80" w:line="240" w:lineRule="auto"/>
        <w:rPr>
          <w:rFonts w:ascii="Arial" w:hAnsi="Arial" w:cs="Arial"/>
        </w:rPr>
      </w:pPr>
      <w:r w:rsidRPr="006C6E2E">
        <w:rPr>
          <w:rFonts w:ascii="Arial" w:hAnsi="Arial" w:cs="Arial"/>
        </w:rPr>
        <w:t>Du type de pompe utilisée :</w:t>
      </w:r>
    </w:p>
    <w:p w14:paraId="109A12E2" w14:textId="79B75619" w:rsidR="00714DD7" w:rsidRPr="006C6E2E" w:rsidRDefault="00714DD7" w:rsidP="006C6E2E">
      <w:pPr>
        <w:numPr>
          <w:ilvl w:val="1"/>
          <w:numId w:val="13"/>
        </w:numPr>
        <w:snapToGrid w:val="0"/>
        <w:spacing w:after="80" w:line="240" w:lineRule="auto"/>
        <w:rPr>
          <w:rFonts w:ascii="Arial" w:hAnsi="Arial" w:cs="Arial"/>
        </w:rPr>
      </w:pPr>
      <w:r w:rsidRPr="006C6E2E">
        <w:rPr>
          <w:rFonts w:ascii="Arial" w:hAnsi="Arial" w:cs="Arial"/>
        </w:rPr>
        <w:t>Pompes centrifuges</w:t>
      </w:r>
      <w:ins w:id="7" w:author="Claire Goumard" w:date="2025-04-09T14:45:00Z">
        <w:r w:rsidRPr="006C6E2E">
          <w:rPr>
            <w:rFonts w:ascii="Arial" w:hAnsi="Arial" w:cs="Arial"/>
          </w:rPr>
          <w:t xml:space="preserve"> (machine de perfusion </w:t>
        </w:r>
        <w:proofErr w:type="spellStart"/>
        <w:r w:rsidRPr="006C6E2E">
          <w:rPr>
            <w:rFonts w:ascii="Arial" w:hAnsi="Arial" w:cs="Arial"/>
          </w:rPr>
          <w:t>Liver</w:t>
        </w:r>
        <w:proofErr w:type="spellEnd"/>
        <w:r w:rsidRPr="006C6E2E">
          <w:rPr>
            <w:rFonts w:ascii="Arial" w:hAnsi="Arial" w:cs="Arial"/>
          </w:rPr>
          <w:t xml:space="preserve"> Assist </w:t>
        </w:r>
        <w:proofErr w:type="spellStart"/>
        <w:r w:rsidRPr="006C6E2E">
          <w:rPr>
            <w:rFonts w:ascii="Arial" w:hAnsi="Arial" w:cs="Arial"/>
          </w:rPr>
          <w:t>XVivo</w:t>
        </w:r>
        <w:proofErr w:type="spellEnd"/>
        <w:r w:rsidRPr="006C6E2E">
          <w:rPr>
            <w:rFonts w:ascii="Arial" w:hAnsi="Arial" w:cs="Arial"/>
          </w:rPr>
          <w:t>)</w:t>
        </w:r>
      </w:ins>
      <w:r w:rsidRPr="006C6E2E">
        <w:rPr>
          <w:rFonts w:ascii="Arial" w:hAnsi="Arial" w:cs="Arial"/>
        </w:rPr>
        <w:t>.</w:t>
      </w:r>
    </w:p>
    <w:p w14:paraId="01D32C37" w14:textId="7F1C3B61" w:rsidR="00714DD7" w:rsidRPr="006C6E2E" w:rsidRDefault="00714DD7" w:rsidP="006C6E2E">
      <w:pPr>
        <w:numPr>
          <w:ilvl w:val="1"/>
          <w:numId w:val="13"/>
        </w:numPr>
        <w:snapToGrid w:val="0"/>
        <w:spacing w:after="80" w:line="240" w:lineRule="auto"/>
        <w:rPr>
          <w:rFonts w:ascii="Arial" w:hAnsi="Arial" w:cs="Arial"/>
        </w:rPr>
      </w:pPr>
      <w:r w:rsidRPr="006C6E2E">
        <w:rPr>
          <w:rFonts w:ascii="Arial" w:hAnsi="Arial" w:cs="Arial"/>
        </w:rPr>
        <w:t>Pompes à galet</w:t>
      </w:r>
      <w:ins w:id="8" w:author="Claire Goumard" w:date="2025-04-09T14:44:00Z">
        <w:r w:rsidRPr="006C6E2E">
          <w:rPr>
            <w:rFonts w:ascii="Arial" w:hAnsi="Arial" w:cs="Arial"/>
          </w:rPr>
          <w:t xml:space="preserve"> (machine expérimentale PSL, </w:t>
        </w:r>
        <w:proofErr w:type="spellStart"/>
        <w:r w:rsidRPr="006C6E2E">
          <w:rPr>
            <w:rFonts w:ascii="Arial" w:hAnsi="Arial" w:cs="Arial"/>
          </w:rPr>
          <w:t>Scatton</w:t>
        </w:r>
        <w:proofErr w:type="spellEnd"/>
        <w:r w:rsidRPr="006C6E2E">
          <w:rPr>
            <w:rFonts w:ascii="Arial" w:hAnsi="Arial" w:cs="Arial"/>
          </w:rPr>
          <w:t xml:space="preserve"> </w:t>
        </w:r>
      </w:ins>
      <w:ins w:id="9" w:author="Claire Goumard" w:date="2025-04-09T14:45:00Z">
        <w:r w:rsidRPr="006C6E2E">
          <w:rPr>
            <w:rFonts w:ascii="Arial" w:hAnsi="Arial" w:cs="Arial"/>
          </w:rPr>
          <w:t xml:space="preserve">… </w:t>
        </w:r>
        <w:proofErr w:type="spellStart"/>
        <w:r w:rsidRPr="006C6E2E">
          <w:rPr>
            <w:rFonts w:ascii="Arial" w:hAnsi="Arial" w:cs="Arial"/>
          </w:rPr>
          <w:t>Goumard</w:t>
        </w:r>
        <w:proofErr w:type="spellEnd"/>
        <w:r w:rsidRPr="006C6E2E">
          <w:rPr>
            <w:rFonts w:ascii="Arial" w:hAnsi="Arial" w:cs="Arial"/>
          </w:rPr>
          <w:t xml:space="preserve"> </w:t>
        </w:r>
      </w:ins>
      <w:ins w:id="10" w:author="Claire Goumard" w:date="2025-04-09T14:44:00Z">
        <w:r w:rsidRPr="006C6E2E">
          <w:rPr>
            <w:rFonts w:ascii="Arial" w:hAnsi="Arial" w:cs="Arial"/>
          </w:rPr>
          <w:t xml:space="preserve">et al. </w:t>
        </w:r>
        <w:proofErr w:type="spellStart"/>
        <w:r w:rsidRPr="006C6E2E">
          <w:rPr>
            <w:rFonts w:ascii="Arial" w:hAnsi="Arial" w:cs="Arial"/>
          </w:rPr>
          <w:t>Artif</w:t>
        </w:r>
        <w:proofErr w:type="spellEnd"/>
        <w:r w:rsidRPr="006C6E2E">
          <w:rPr>
            <w:rFonts w:ascii="Arial" w:hAnsi="Arial" w:cs="Arial"/>
          </w:rPr>
          <w:t xml:space="preserve"> </w:t>
        </w:r>
        <w:proofErr w:type="spellStart"/>
        <w:r w:rsidRPr="006C6E2E">
          <w:rPr>
            <w:rFonts w:ascii="Arial" w:hAnsi="Arial" w:cs="Arial"/>
          </w:rPr>
          <w:t>Organs</w:t>
        </w:r>
        <w:proofErr w:type="spellEnd"/>
        <w:r w:rsidRPr="006C6E2E">
          <w:rPr>
            <w:rFonts w:ascii="Arial" w:hAnsi="Arial" w:cs="Arial"/>
          </w:rPr>
          <w:t>)</w:t>
        </w:r>
      </w:ins>
    </w:p>
    <w:p w14:paraId="1D53F1BB" w14:textId="5480CACA" w:rsidR="00714DD7" w:rsidRPr="006C6E2E" w:rsidRDefault="00714DD7" w:rsidP="006C6E2E">
      <w:pPr>
        <w:numPr>
          <w:ilvl w:val="0"/>
          <w:numId w:val="13"/>
        </w:numPr>
        <w:snapToGrid w:val="0"/>
        <w:spacing w:after="80" w:line="240" w:lineRule="auto"/>
        <w:rPr>
          <w:rFonts w:ascii="Arial" w:hAnsi="Arial" w:cs="Arial"/>
        </w:rPr>
      </w:pPr>
      <w:r w:rsidRPr="006C6E2E">
        <w:rPr>
          <w:rFonts w:ascii="Arial" w:hAnsi="Arial" w:cs="Arial"/>
        </w:rPr>
        <w:t>De la durée de la perfusion.</w:t>
      </w:r>
    </w:p>
    <w:p w14:paraId="386D4BCF" w14:textId="4B49DF14" w:rsidR="00714DD7" w:rsidRPr="006C6E2E" w:rsidRDefault="00714DD7" w:rsidP="006C6E2E">
      <w:pPr>
        <w:numPr>
          <w:ilvl w:val="0"/>
          <w:numId w:val="13"/>
        </w:numPr>
        <w:snapToGrid w:val="0"/>
        <w:spacing w:after="80" w:line="240" w:lineRule="auto"/>
        <w:rPr>
          <w:rFonts w:ascii="Arial" w:hAnsi="Arial" w:cs="Arial"/>
        </w:rPr>
      </w:pPr>
      <w:r w:rsidRPr="006C6E2E">
        <w:rPr>
          <w:rFonts w:ascii="Arial" w:hAnsi="Arial" w:cs="Arial"/>
        </w:rPr>
        <w:t>Du débit de circulation du liquide de perfusion.</w:t>
      </w:r>
    </w:p>
    <w:p w14:paraId="3787CCDE" w14:textId="212438DF" w:rsidR="00714DD7" w:rsidRPr="006C6E2E" w:rsidRDefault="006C6E2E" w:rsidP="006C6E2E">
      <w:pPr>
        <w:numPr>
          <w:ilvl w:val="0"/>
          <w:numId w:val="13"/>
        </w:numPr>
        <w:snapToGrid w:val="0"/>
        <w:spacing w:after="80" w:line="240" w:lineRule="auto"/>
        <w:rPr>
          <w:rFonts w:ascii="Arial" w:hAnsi="Arial" w:cs="Arial"/>
        </w:rPr>
      </w:pPr>
      <w:r w:rsidRPr="006C6E2E">
        <w:rPr>
          <w:rFonts w:ascii="Arial" w:hAnsi="Arial" w:cs="Arial"/>
          <w:noProof/>
        </w:rPr>
        <mc:AlternateContent>
          <mc:Choice Requires="wps">
            <w:drawing>
              <wp:anchor distT="45720" distB="45720" distL="114300" distR="114300" simplePos="0" relativeHeight="251662336" behindDoc="0" locked="0" layoutInCell="1" allowOverlap="1" wp14:anchorId="0C3E7691" wp14:editId="558B18CB">
                <wp:simplePos x="0" y="0"/>
                <wp:positionH relativeFrom="margin">
                  <wp:posOffset>-19050</wp:posOffset>
                </wp:positionH>
                <wp:positionV relativeFrom="paragraph">
                  <wp:posOffset>227965</wp:posOffset>
                </wp:positionV>
                <wp:extent cx="6534150" cy="966158"/>
                <wp:effectExtent l="0" t="0" r="19050" b="24765"/>
                <wp:wrapNone/>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0" cy="966158"/>
                        </a:xfrm>
                        <a:prstGeom prst="rect">
                          <a:avLst/>
                        </a:prstGeom>
                        <a:solidFill>
                          <a:srgbClr val="FFFFFF"/>
                        </a:solidFill>
                        <a:ln w="9525">
                          <a:solidFill>
                            <a:srgbClr val="000000"/>
                          </a:solidFill>
                          <a:miter lim="800000"/>
                          <a:headEnd/>
                          <a:tailEnd/>
                        </a:ln>
                      </wps:spPr>
                      <wps:txbx>
                        <w:txbxContent>
                          <w:p w14:paraId="4E6CD790" w14:textId="05A67C43" w:rsidR="00714DD7" w:rsidRDefault="00714DD7" w:rsidP="006C6E2E">
                            <w:pPr>
                              <w:rPr>
                                <w:b/>
                                <w:bCs/>
                                <w:u w:val="single"/>
                              </w:rPr>
                            </w:pPr>
                            <w:r w:rsidRPr="002D697C">
                              <w:rPr>
                                <w:b/>
                                <w:bCs/>
                                <w:u w:val="single"/>
                              </w:rPr>
                              <w:t>Participation de l’étudiant :</w:t>
                            </w:r>
                          </w:p>
                          <w:p w14:paraId="4096881A" w14:textId="77777777" w:rsidR="00714DD7" w:rsidRPr="002D697C" w:rsidRDefault="00714DD7" w:rsidP="006C6E2E">
                            <w:pPr>
                              <w:pStyle w:val="ListParagraph"/>
                              <w:numPr>
                                <w:ilvl w:val="0"/>
                                <w:numId w:val="20"/>
                              </w:numPr>
                              <w:rPr>
                                <w:b/>
                                <w:bCs/>
                                <w:u w:val="single"/>
                              </w:rPr>
                            </w:pPr>
                            <w:r>
                              <w:t>Utilisation d</w:t>
                            </w:r>
                            <w:ins w:id="11" w:author="Claire Goumard" w:date="2025-04-09T14:45:00Z">
                              <w:r>
                                <w:t>e</w:t>
                              </w:r>
                            </w:ins>
                            <w:del w:id="12" w:author="Claire Goumard" w:date="2025-04-09T14:45:00Z">
                              <w:r w:rsidDel="00D538E4">
                                <w:delText>e</w:delText>
                              </w:r>
                            </w:del>
                            <w:r>
                              <w:t xml:space="preserve"> </w:t>
                            </w:r>
                            <w:ins w:id="13" w:author="Claire Goumard" w:date="2025-04-09T14:45:00Z">
                              <w:r>
                                <w:t>2</w:t>
                              </w:r>
                            </w:ins>
                            <w:del w:id="14" w:author="Claire Goumard" w:date="2025-04-09T14:45:00Z">
                              <w:r w:rsidDel="00D538E4">
                                <w:delText>la</w:delText>
                              </w:r>
                            </w:del>
                            <w:r>
                              <w:t xml:space="preserve"> machine</w:t>
                            </w:r>
                            <w:ins w:id="15" w:author="Claire Goumard" w:date="2025-04-09T14:45:00Z">
                              <w:r>
                                <w:t>s</w:t>
                              </w:r>
                            </w:ins>
                            <w:r>
                              <w:t xml:space="preserve"> de perfusion normothermique</w:t>
                            </w:r>
                            <w:ins w:id="16" w:author="Claire Goumard" w:date="2025-04-09T14:46:00Z">
                              <w:r>
                                <w:t>, circuit fermé puis ouvert</w:t>
                              </w:r>
                            </w:ins>
                            <w:del w:id="17" w:author="Claire Goumard" w:date="2025-04-09T14:46:00Z">
                              <w:r w:rsidDel="00D538E4">
                                <w:delText xml:space="preserve"> </w:delText>
                              </w:r>
                            </w:del>
                            <w:del w:id="18" w:author="Claire Goumard" w:date="2025-04-09T14:45:00Z">
                              <w:r w:rsidDel="00D538E4">
                                <w:delText>d’un greffon hépatique</w:delText>
                              </w:r>
                            </w:del>
                          </w:p>
                          <w:p w14:paraId="69F030A6" w14:textId="5EF9C11F" w:rsidR="00714DD7" w:rsidRPr="002D697C" w:rsidRDefault="00714DD7" w:rsidP="006C6E2E">
                            <w:pPr>
                              <w:pStyle w:val="ListParagraph"/>
                              <w:numPr>
                                <w:ilvl w:val="0"/>
                                <w:numId w:val="20"/>
                              </w:numPr>
                              <w:rPr>
                                <w:b/>
                                <w:bCs/>
                                <w:u w:val="single"/>
                              </w:rPr>
                            </w:pPr>
                            <w:r>
                              <w:t>Réalisation des analyses sur le degré d’hémolyse, en faisant varier les facteurs de fonctionnement de la machine de perfusion, ainsi que le concentré globulaire utilisé (donneur ou contrôle).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E7691" id="_x0000_s1028" type="#_x0000_t202" style="position:absolute;left:0;text-align:left;margin-left:-1.5pt;margin-top:17.95pt;width:514.5pt;height:76.1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">
                <v:textbox>
                  <w:txbxContent>
                    <w:p w14:paraId="4E6CD790" w14:textId="05A67C43" w:rsidR="00714DD7" w:rsidRDefault="00714DD7" w:rsidP="006C6E2E">
                      <w:pPr>
                        <w:rPr>
                          <w:b/>
                          <w:bCs/>
                          <w:u w:val="single"/>
                        </w:rPr>
                      </w:pPr>
                      <w:r w:rsidRPr="002D697C">
                        <w:rPr>
                          <w:b/>
                          <w:bCs/>
                          <w:u w:val="single"/>
                        </w:rPr>
                        <w:t>Participation de l’étudiant :</w:t>
                      </w:r>
                    </w:p>
                    <w:p w14:paraId="4096881A" w14:textId="77777777" w:rsidR="00714DD7" w:rsidRPr="002D697C" w:rsidRDefault="00714DD7" w:rsidP="006C6E2E">
                      <w:pPr>
                        <w:pStyle w:val="Paragraphedeliste"/>
                        <w:numPr>
                          <w:ilvl w:val="0"/>
                          <w:numId w:val="20"/>
                        </w:numPr>
                        <w:rPr>
                          <w:b/>
                          <w:bCs/>
                          <w:u w:val="single"/>
                        </w:rPr>
                      </w:pPr>
                      <w:r>
                        <w:t>Utilisation d</w:t>
                      </w:r>
                      <w:ins w:id="19" w:author="Claire Goumard" w:date="2025-04-09T14:45:00Z">
                        <w:r>
                          <w:t>e</w:t>
                        </w:r>
                      </w:ins>
                      <w:del w:id="20" w:author="Claire Goumard" w:date="2025-04-09T14:45:00Z">
                        <w:r w:rsidDel="00D538E4">
                          <w:delText>e</w:delText>
                        </w:r>
                      </w:del>
                      <w:r>
                        <w:t xml:space="preserve"> </w:t>
                      </w:r>
                      <w:ins w:id="21" w:author="Claire Goumard" w:date="2025-04-09T14:45:00Z">
                        <w:r>
                          <w:t>2</w:t>
                        </w:r>
                      </w:ins>
                      <w:del w:id="22" w:author="Claire Goumard" w:date="2025-04-09T14:45:00Z">
                        <w:r w:rsidDel="00D538E4">
                          <w:delText>la</w:delText>
                        </w:r>
                      </w:del>
                      <w:r>
                        <w:t xml:space="preserve"> machine</w:t>
                      </w:r>
                      <w:ins w:id="23" w:author="Claire Goumard" w:date="2025-04-09T14:45:00Z">
                        <w:r>
                          <w:t>s</w:t>
                        </w:r>
                      </w:ins>
                      <w:r>
                        <w:t xml:space="preserve"> de perfusion normothermique</w:t>
                      </w:r>
                      <w:ins w:id="24" w:author="Claire Goumard" w:date="2025-04-09T14:46:00Z">
                        <w:r>
                          <w:t>, circuit fermé puis ouvert</w:t>
                        </w:r>
                      </w:ins>
                      <w:del w:id="25" w:author="Claire Goumard" w:date="2025-04-09T14:46:00Z">
                        <w:r w:rsidDel="00D538E4">
                          <w:delText xml:space="preserve"> </w:delText>
                        </w:r>
                      </w:del>
                      <w:del w:id="26" w:author="Claire Goumard" w:date="2025-04-09T14:45:00Z">
                        <w:r w:rsidDel="00D538E4">
                          <w:delText>d’un greffon hépatique</w:delText>
                        </w:r>
                      </w:del>
                    </w:p>
                    <w:p w14:paraId="69F030A6" w14:textId="5EF9C11F" w:rsidR="00714DD7" w:rsidRPr="002D697C" w:rsidRDefault="00714DD7" w:rsidP="006C6E2E">
                      <w:pPr>
                        <w:pStyle w:val="Paragraphedeliste"/>
                        <w:numPr>
                          <w:ilvl w:val="0"/>
                          <w:numId w:val="20"/>
                        </w:numPr>
                        <w:rPr>
                          <w:b/>
                          <w:bCs/>
                          <w:u w:val="single"/>
                        </w:rPr>
                      </w:pPr>
                      <w:r>
                        <w:t>Réalisation des analyses sur le degré d’hémolyse, en faisant varier les facteurs de fonctionnement de la machine de perfusion, ainsi que le concentré globulaire utilisé (donneur ou contrôle).</w:t>
                      </w:r>
                    </w:p>
                  </w:txbxContent>
                </v:textbox>
                <w10:wrap anchorx="margin"/>
              </v:shape>
            </w:pict>
          </mc:Fallback>
        </mc:AlternateContent>
      </w:r>
      <w:r w:rsidR="00714DD7" w:rsidRPr="006C6E2E">
        <w:rPr>
          <w:rFonts w:ascii="Arial" w:hAnsi="Arial" w:cs="Arial"/>
        </w:rPr>
        <w:t>Des différences de pression entre l’entrée et la sortie de la machine.</w:t>
      </w:r>
    </w:p>
    <w:p w14:paraId="28CA1AC8" w14:textId="67A710FE" w:rsidR="001D0DD9" w:rsidRPr="006C6E2E" w:rsidRDefault="001D0DD9" w:rsidP="006C6E2E">
      <w:pPr>
        <w:spacing w:line="240" w:lineRule="auto"/>
        <w:rPr>
          <w:rFonts w:ascii="Arial" w:eastAsiaTheme="majorEastAsia" w:hAnsi="Arial" w:cs="Arial"/>
          <w:color w:val="2F5496" w:themeColor="accent1" w:themeShade="BF"/>
        </w:rPr>
      </w:pPr>
      <w:r w:rsidRPr="006C6E2E">
        <w:rPr>
          <w:rFonts w:ascii="Arial" w:hAnsi="Arial" w:cs="Arial"/>
        </w:rPr>
        <w:br w:type="page"/>
      </w:r>
    </w:p>
    <w:p w14:paraId="6FCB3E62" w14:textId="24995121" w:rsidR="00714DD7" w:rsidRPr="006C6E2E" w:rsidRDefault="00714DD7" w:rsidP="006C6E2E">
      <w:pPr>
        <w:pStyle w:val="Heading5"/>
        <w:spacing w:line="240" w:lineRule="auto"/>
        <w:rPr>
          <w:rFonts w:ascii="Arial" w:hAnsi="Arial" w:cs="Arial"/>
        </w:rPr>
      </w:pPr>
      <w:r w:rsidRPr="006C6E2E">
        <w:rPr>
          <w:rFonts w:ascii="Arial" w:hAnsi="Arial" w:cs="Arial"/>
        </w:rPr>
        <w:lastRenderedPageBreak/>
        <w:t>Plateforme d’analyses biologiques et préservation des données</w:t>
      </w:r>
    </w:p>
    <w:p w14:paraId="6325185B" w14:textId="77777777" w:rsidR="00714DD7" w:rsidRPr="006C6E2E" w:rsidRDefault="00714DD7" w:rsidP="006C6E2E">
      <w:pPr>
        <w:pStyle w:val="Heading6"/>
        <w:spacing w:line="240" w:lineRule="auto"/>
        <w:rPr>
          <w:rFonts w:ascii="Arial" w:hAnsi="Arial" w:cs="Arial"/>
        </w:rPr>
      </w:pPr>
      <w:r w:rsidRPr="006C6E2E">
        <w:rPr>
          <w:rFonts w:ascii="Arial" w:hAnsi="Arial" w:cs="Arial"/>
        </w:rPr>
        <w:t>Plateforme d’analyses biologiques</w:t>
      </w:r>
    </w:p>
    <w:p w14:paraId="2124447C"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L’ensemble des analyses biologiques sera réalisé au sein des laboratoires d’hématologie biologique, de biochimie et de bactériologie du centre traitant la décharge sanguine. Cette organisation garantit :</w:t>
      </w:r>
    </w:p>
    <w:p w14:paraId="07641255" w14:textId="77777777" w:rsidR="00714DD7" w:rsidRPr="006C6E2E" w:rsidRDefault="00714DD7" w:rsidP="006C6E2E">
      <w:pPr>
        <w:numPr>
          <w:ilvl w:val="0"/>
          <w:numId w:val="15"/>
        </w:numPr>
        <w:snapToGrid w:val="0"/>
        <w:spacing w:after="80" w:line="240" w:lineRule="auto"/>
        <w:rPr>
          <w:rFonts w:ascii="Arial" w:hAnsi="Arial" w:cs="Arial"/>
        </w:rPr>
      </w:pPr>
      <w:r w:rsidRPr="006C6E2E">
        <w:rPr>
          <w:rFonts w:ascii="Arial" w:hAnsi="Arial" w:cs="Arial"/>
        </w:rPr>
        <w:t>Un contrôle qualité rigoureux, assurant la fiabilité des résultats obtenus.</w:t>
      </w:r>
    </w:p>
    <w:p w14:paraId="251FECB8" w14:textId="7BAA9327" w:rsidR="00714DD7" w:rsidRPr="006C6E2E" w:rsidRDefault="00714DD7" w:rsidP="006C6E2E">
      <w:pPr>
        <w:numPr>
          <w:ilvl w:val="0"/>
          <w:numId w:val="15"/>
        </w:numPr>
        <w:snapToGrid w:val="0"/>
        <w:spacing w:after="80" w:line="240" w:lineRule="auto"/>
        <w:rPr>
          <w:rFonts w:ascii="Arial" w:hAnsi="Arial" w:cs="Arial"/>
        </w:rPr>
      </w:pPr>
      <w:r w:rsidRPr="006C6E2E">
        <w:rPr>
          <w:rFonts w:ascii="Arial" w:hAnsi="Arial" w:cs="Arial"/>
        </w:rPr>
        <w:t xml:space="preserve">Une disponibilité </w:t>
      </w:r>
      <w:r w:rsidR="00EB00F5" w:rsidRPr="006C6E2E">
        <w:rPr>
          <w:rFonts w:ascii="Arial" w:hAnsi="Arial" w:cs="Arial"/>
        </w:rPr>
        <w:t>rapide</w:t>
      </w:r>
      <w:r w:rsidRPr="006C6E2E">
        <w:rPr>
          <w:rFonts w:ascii="Arial" w:hAnsi="Arial" w:cs="Arial"/>
        </w:rPr>
        <w:t xml:space="preserve"> des analyses, minimisant les délais entre prélèvement et interprétatio</w:t>
      </w:r>
      <w:r w:rsidR="00EB00F5" w:rsidRPr="006C6E2E">
        <w:rPr>
          <w:rFonts w:ascii="Arial" w:hAnsi="Arial" w:cs="Arial"/>
        </w:rPr>
        <w:t>n</w:t>
      </w:r>
    </w:p>
    <w:p w14:paraId="54C91E44" w14:textId="434A6673" w:rsidR="00714DD7" w:rsidRPr="006C6E2E" w:rsidRDefault="00EB00F5" w:rsidP="006C6E2E">
      <w:pPr>
        <w:snapToGrid w:val="0"/>
        <w:spacing w:after="80" w:line="240" w:lineRule="auto"/>
        <w:rPr>
          <w:rFonts w:ascii="Arial" w:hAnsi="Arial" w:cs="Arial"/>
        </w:rPr>
      </w:pPr>
      <w:r w:rsidRPr="006C6E2E">
        <w:rPr>
          <w:rFonts w:ascii="Arial" w:hAnsi="Arial" w:cs="Arial"/>
        </w:rPr>
        <w:t>Cette approche élimine le</w:t>
      </w:r>
      <w:r w:rsidR="00714DD7" w:rsidRPr="006C6E2E">
        <w:rPr>
          <w:rFonts w:ascii="Arial" w:hAnsi="Arial" w:cs="Arial"/>
        </w:rPr>
        <w:t xml:space="preserve"> besoin de conservation prolongée des échantillons avant analyse, réduisant le risque de perte d’échantillons et </w:t>
      </w:r>
      <w:r w:rsidRPr="006C6E2E">
        <w:rPr>
          <w:rFonts w:ascii="Arial" w:hAnsi="Arial" w:cs="Arial"/>
        </w:rPr>
        <w:t>d</w:t>
      </w:r>
      <w:r w:rsidR="00714DD7" w:rsidRPr="006C6E2E">
        <w:rPr>
          <w:rFonts w:ascii="Arial" w:hAnsi="Arial" w:cs="Arial"/>
        </w:rPr>
        <w:t xml:space="preserve">’altération des paramètres biologiques, </w:t>
      </w:r>
      <w:r w:rsidRPr="006C6E2E">
        <w:rPr>
          <w:rFonts w:ascii="Arial" w:hAnsi="Arial" w:cs="Arial"/>
        </w:rPr>
        <w:t>faussant les résultats.</w:t>
      </w:r>
    </w:p>
    <w:p w14:paraId="429B0539"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Dans l’optique d’une diffusion à plus grande échelle de cette technique, il est envisagé que la qualité du CGD soit systématiquement attestée avant chaque perfusion de greffon, grâce à ces mêmes dosages biologiques de routine, nécessitant une disponibilité continue des analyses.</w:t>
      </w:r>
    </w:p>
    <w:p w14:paraId="50243279" w14:textId="77777777" w:rsidR="00714DD7" w:rsidRPr="006C6E2E" w:rsidRDefault="00714DD7" w:rsidP="006C6E2E">
      <w:pPr>
        <w:snapToGrid w:val="0"/>
        <w:spacing w:after="80" w:line="240" w:lineRule="auto"/>
        <w:rPr>
          <w:rFonts w:ascii="Arial" w:hAnsi="Arial" w:cs="Arial"/>
          <w:sz w:val="10"/>
          <w:szCs w:val="10"/>
        </w:rPr>
      </w:pPr>
    </w:p>
    <w:p w14:paraId="17B132D6" w14:textId="77777777" w:rsidR="00714DD7" w:rsidRPr="006C6E2E" w:rsidRDefault="00714DD7" w:rsidP="006C6E2E">
      <w:pPr>
        <w:pStyle w:val="Heading6"/>
        <w:spacing w:line="240" w:lineRule="auto"/>
        <w:rPr>
          <w:rFonts w:ascii="Arial" w:hAnsi="Arial" w:cs="Arial"/>
        </w:rPr>
      </w:pPr>
      <w:r w:rsidRPr="006C6E2E">
        <w:rPr>
          <w:rFonts w:ascii="Arial" w:hAnsi="Arial" w:cs="Arial"/>
        </w:rPr>
        <w:t>Préservation des données biologiques</w:t>
      </w:r>
    </w:p>
    <w:p w14:paraId="03F7FE48" w14:textId="77777777" w:rsidR="00714DD7" w:rsidRPr="006C6E2E" w:rsidRDefault="00714DD7" w:rsidP="006C6E2E">
      <w:pPr>
        <w:snapToGrid w:val="0"/>
        <w:spacing w:after="80" w:line="240" w:lineRule="auto"/>
        <w:ind w:right="-177"/>
        <w:rPr>
          <w:rFonts w:ascii="Arial" w:hAnsi="Arial" w:cs="Arial"/>
        </w:rPr>
      </w:pPr>
      <w:r w:rsidRPr="006C6E2E">
        <w:rPr>
          <w:rFonts w:ascii="Arial" w:hAnsi="Arial" w:cs="Arial"/>
        </w:rPr>
        <w:t>Afin de garantir une traçabilité et une exploitation optimale des résultats obtenus, un double des échantillons biologiques sera systématiquement centrifugé et congelé.</w:t>
      </w:r>
    </w:p>
    <w:p w14:paraId="5BE2CF05"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Cette conservation permettra une étude ultérieure, notamment :</w:t>
      </w:r>
    </w:p>
    <w:p w14:paraId="272CDBDE" w14:textId="52255AC2" w:rsidR="00714DD7" w:rsidRPr="006C6E2E" w:rsidRDefault="00714DD7" w:rsidP="006C6E2E">
      <w:pPr>
        <w:numPr>
          <w:ilvl w:val="0"/>
          <w:numId w:val="16"/>
        </w:numPr>
        <w:snapToGrid w:val="0"/>
        <w:spacing w:after="80" w:line="240" w:lineRule="auto"/>
        <w:rPr>
          <w:rFonts w:ascii="Arial" w:hAnsi="Arial" w:cs="Arial"/>
        </w:rPr>
      </w:pPr>
      <w:r w:rsidRPr="006C6E2E">
        <w:rPr>
          <w:rFonts w:ascii="Arial" w:hAnsi="Arial" w:cs="Arial"/>
        </w:rPr>
        <w:t>En cas de mise en évidence d’un profil inflammatoire différent entre le CGD et les culots de banque.</w:t>
      </w:r>
    </w:p>
    <w:p w14:paraId="45EC140B" w14:textId="74C8E6C2" w:rsidR="00714DD7" w:rsidRPr="006C6E2E" w:rsidRDefault="00714DD7" w:rsidP="006C6E2E">
      <w:pPr>
        <w:numPr>
          <w:ilvl w:val="0"/>
          <w:numId w:val="16"/>
        </w:numPr>
        <w:snapToGrid w:val="0"/>
        <w:spacing w:after="80" w:line="240" w:lineRule="auto"/>
        <w:rPr>
          <w:rFonts w:ascii="Arial" w:hAnsi="Arial" w:cs="Arial"/>
        </w:rPr>
      </w:pPr>
      <w:r w:rsidRPr="006C6E2E">
        <w:rPr>
          <w:rFonts w:ascii="Arial" w:hAnsi="Arial" w:cs="Arial"/>
        </w:rPr>
        <w:t>Pour toute analyse complémentaire, visant à affiner l’interprétation des résultats initiaux</w:t>
      </w:r>
      <w:r w:rsidR="00EB00F5" w:rsidRPr="006C6E2E">
        <w:rPr>
          <w:rFonts w:ascii="Arial" w:hAnsi="Arial" w:cs="Arial"/>
        </w:rPr>
        <w:t>.</w:t>
      </w:r>
    </w:p>
    <w:p w14:paraId="7EF4DB1A" w14:textId="77777777" w:rsidR="00EB00F5" w:rsidRPr="006C6E2E" w:rsidRDefault="00EB00F5" w:rsidP="006C6E2E">
      <w:pPr>
        <w:snapToGrid w:val="0"/>
        <w:spacing w:after="80" w:line="240" w:lineRule="auto"/>
        <w:ind w:left="720"/>
        <w:rPr>
          <w:rFonts w:ascii="Arial" w:hAnsi="Arial" w:cs="Arial"/>
          <w:sz w:val="12"/>
          <w:szCs w:val="12"/>
        </w:rPr>
      </w:pPr>
    </w:p>
    <w:p w14:paraId="0CC9C3C3" w14:textId="77777777" w:rsidR="00714DD7" w:rsidRPr="006C6E2E" w:rsidRDefault="00714DD7" w:rsidP="006C6E2E">
      <w:pPr>
        <w:pStyle w:val="Heading6"/>
        <w:spacing w:line="240" w:lineRule="auto"/>
        <w:rPr>
          <w:rFonts w:ascii="Arial" w:hAnsi="Arial" w:cs="Arial"/>
        </w:rPr>
      </w:pPr>
      <w:r w:rsidRPr="006C6E2E">
        <w:rPr>
          <w:rFonts w:ascii="Arial" w:hAnsi="Arial" w:cs="Arial"/>
        </w:rPr>
        <w:t>Perspectives et valorisation de l’étude</w:t>
      </w:r>
    </w:p>
    <w:p w14:paraId="3367DA8B"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L’un des objectifs principaux de ce projet est de valider l’utilisation de la décharge sanguine du donneur comme source idéale de globules rouges, permettant ainsi de :</w:t>
      </w:r>
    </w:p>
    <w:p w14:paraId="3237E402" w14:textId="77777777" w:rsidR="00714DD7" w:rsidRPr="006C6E2E" w:rsidRDefault="00714DD7" w:rsidP="006C6E2E">
      <w:pPr>
        <w:numPr>
          <w:ilvl w:val="0"/>
          <w:numId w:val="17"/>
        </w:numPr>
        <w:snapToGrid w:val="0"/>
        <w:spacing w:after="80" w:line="240" w:lineRule="auto"/>
        <w:rPr>
          <w:rFonts w:ascii="Arial" w:hAnsi="Arial" w:cs="Arial"/>
        </w:rPr>
      </w:pPr>
      <w:r w:rsidRPr="006C6E2E">
        <w:rPr>
          <w:rFonts w:ascii="Arial" w:hAnsi="Arial" w:cs="Arial"/>
        </w:rPr>
        <w:t>Optimiser la perfusion normothermique des greffons provenant de ce même donneur.</w:t>
      </w:r>
    </w:p>
    <w:p w14:paraId="2532EE94" w14:textId="77777777" w:rsidR="00714DD7" w:rsidRPr="006C6E2E" w:rsidRDefault="00714DD7" w:rsidP="006C6E2E">
      <w:pPr>
        <w:numPr>
          <w:ilvl w:val="0"/>
          <w:numId w:val="17"/>
        </w:numPr>
        <w:snapToGrid w:val="0"/>
        <w:spacing w:after="80" w:line="240" w:lineRule="auto"/>
        <w:rPr>
          <w:rFonts w:ascii="Arial" w:hAnsi="Arial" w:cs="Arial"/>
        </w:rPr>
      </w:pPr>
      <w:r w:rsidRPr="006C6E2E">
        <w:rPr>
          <w:rFonts w:ascii="Arial" w:hAnsi="Arial" w:cs="Arial"/>
        </w:rPr>
        <w:t>Valider la qualité des globules rouges obtenus, en comparaison aux culots globulaires de banque.</w:t>
      </w:r>
    </w:p>
    <w:p w14:paraId="2DF7730B"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 xml:space="preserve">Avec la diffusion croissante de la perfusion d’organes en </w:t>
      </w:r>
      <w:proofErr w:type="spellStart"/>
      <w:r w:rsidRPr="006C6E2E">
        <w:rPr>
          <w:rFonts w:ascii="Arial" w:hAnsi="Arial" w:cs="Arial"/>
        </w:rPr>
        <w:t>normothermie</w:t>
      </w:r>
      <w:proofErr w:type="spellEnd"/>
      <w:r w:rsidRPr="006C6E2E">
        <w:rPr>
          <w:rFonts w:ascii="Arial" w:hAnsi="Arial" w:cs="Arial"/>
        </w:rPr>
        <w:t>, cette preuve de concept pourrait offrir plusieurs avantages stratégiques :</w:t>
      </w:r>
    </w:p>
    <w:p w14:paraId="09052738" w14:textId="77777777" w:rsidR="00714DD7" w:rsidRPr="006C6E2E" w:rsidRDefault="00714DD7" w:rsidP="006C6E2E">
      <w:pPr>
        <w:numPr>
          <w:ilvl w:val="0"/>
          <w:numId w:val="18"/>
        </w:numPr>
        <w:snapToGrid w:val="0"/>
        <w:spacing w:after="80" w:line="240" w:lineRule="auto"/>
        <w:rPr>
          <w:rFonts w:ascii="Arial" w:hAnsi="Arial" w:cs="Arial"/>
        </w:rPr>
      </w:pPr>
      <w:r w:rsidRPr="006C6E2E">
        <w:rPr>
          <w:rFonts w:ascii="Arial" w:hAnsi="Arial" w:cs="Arial"/>
        </w:rPr>
        <w:t>Réduction du recours aux culots de banque, limitant ainsi la dépendance aux produits sanguins conventionnels.</w:t>
      </w:r>
    </w:p>
    <w:p w14:paraId="25BE47FE" w14:textId="77777777" w:rsidR="00714DD7" w:rsidRPr="006C6E2E" w:rsidRDefault="00714DD7" w:rsidP="006C6E2E">
      <w:pPr>
        <w:numPr>
          <w:ilvl w:val="0"/>
          <w:numId w:val="18"/>
        </w:numPr>
        <w:snapToGrid w:val="0"/>
        <w:spacing w:after="80" w:line="240" w:lineRule="auto"/>
        <w:rPr>
          <w:rFonts w:ascii="Arial" w:hAnsi="Arial" w:cs="Arial"/>
        </w:rPr>
      </w:pPr>
      <w:r w:rsidRPr="006C6E2E">
        <w:rPr>
          <w:rFonts w:ascii="Arial" w:hAnsi="Arial" w:cs="Arial"/>
        </w:rPr>
        <w:t>Diminution des coûts associés à la perfusion normothermique.</w:t>
      </w:r>
    </w:p>
    <w:p w14:paraId="0FDC9B0A" w14:textId="1A6A9530" w:rsidR="00714DD7" w:rsidRPr="006C6E2E" w:rsidRDefault="00714DD7" w:rsidP="006C6E2E">
      <w:pPr>
        <w:numPr>
          <w:ilvl w:val="0"/>
          <w:numId w:val="18"/>
        </w:numPr>
        <w:snapToGrid w:val="0"/>
        <w:spacing w:after="80" w:line="240" w:lineRule="auto"/>
        <w:rPr>
          <w:rFonts w:ascii="Arial" w:hAnsi="Arial" w:cs="Arial"/>
        </w:rPr>
      </w:pPr>
      <w:r w:rsidRPr="006C6E2E">
        <w:rPr>
          <w:rFonts w:ascii="Arial" w:hAnsi="Arial" w:cs="Arial"/>
        </w:rPr>
        <w:t>Réduction des contraintes immunologiques</w:t>
      </w:r>
      <w:r w:rsidR="00EB00F5" w:rsidRPr="006C6E2E">
        <w:rPr>
          <w:rFonts w:ascii="Arial" w:hAnsi="Arial" w:cs="Arial"/>
        </w:rPr>
        <w:t xml:space="preserve"> : sang </w:t>
      </w:r>
      <w:r w:rsidRPr="006C6E2E">
        <w:rPr>
          <w:rFonts w:ascii="Arial" w:hAnsi="Arial" w:cs="Arial"/>
        </w:rPr>
        <w:t>issu du même donneur que le greffon.</w:t>
      </w:r>
    </w:p>
    <w:p w14:paraId="1D349837" w14:textId="7E11211F" w:rsidR="00714DD7" w:rsidRPr="006C6E2E" w:rsidRDefault="00714DD7" w:rsidP="006C6E2E">
      <w:pPr>
        <w:snapToGrid w:val="0"/>
        <w:spacing w:after="80" w:line="240" w:lineRule="auto"/>
        <w:rPr>
          <w:rFonts w:ascii="Arial" w:hAnsi="Arial" w:cs="Arial"/>
        </w:rPr>
      </w:pPr>
      <w:r w:rsidRPr="006C6E2E">
        <w:rPr>
          <w:rFonts w:ascii="Arial" w:hAnsi="Arial" w:cs="Arial"/>
        </w:rPr>
        <w:t>À plus long terme, cette approche pourrait être étendue à la perfusion d’organes thoraciques</w:t>
      </w:r>
      <w:r w:rsidR="00EB00F5" w:rsidRPr="006C6E2E">
        <w:rPr>
          <w:rFonts w:ascii="Arial" w:hAnsi="Arial" w:cs="Arial"/>
        </w:rPr>
        <w:t> :</w:t>
      </w:r>
      <w:r w:rsidRPr="006C6E2E">
        <w:rPr>
          <w:rFonts w:ascii="Arial" w:hAnsi="Arial" w:cs="Arial"/>
        </w:rPr>
        <w:t xml:space="preserve"> </w:t>
      </w:r>
    </w:p>
    <w:p w14:paraId="05C037B2" w14:textId="77777777" w:rsidR="00714DD7" w:rsidRPr="006C6E2E" w:rsidRDefault="00714DD7" w:rsidP="006C6E2E">
      <w:pPr>
        <w:pStyle w:val="ListParagraph"/>
        <w:numPr>
          <w:ilvl w:val="0"/>
          <w:numId w:val="19"/>
        </w:numPr>
        <w:snapToGrid w:val="0"/>
        <w:spacing w:after="80" w:line="240" w:lineRule="auto"/>
        <w:rPr>
          <w:rFonts w:ascii="Arial" w:hAnsi="Arial" w:cs="Arial"/>
        </w:rPr>
      </w:pPr>
      <w:r w:rsidRPr="006C6E2E">
        <w:rPr>
          <w:rFonts w:ascii="Arial" w:hAnsi="Arial" w:cs="Arial"/>
        </w:rPr>
        <w:t xml:space="preserve">Contrairement à l’étage abdominal, la décharge sanguine thoracique se déverse directement dans la cavité péricardique après ouverture des veines caves et de l’oreillette gauche. </w:t>
      </w:r>
    </w:p>
    <w:p w14:paraId="47DE11F7" w14:textId="106295C4" w:rsidR="00714DD7" w:rsidRPr="006C6E2E" w:rsidRDefault="00714DD7" w:rsidP="006C6E2E">
      <w:pPr>
        <w:pStyle w:val="ListParagraph"/>
        <w:numPr>
          <w:ilvl w:val="0"/>
          <w:numId w:val="19"/>
        </w:numPr>
        <w:snapToGrid w:val="0"/>
        <w:spacing w:after="80" w:line="240" w:lineRule="auto"/>
        <w:rPr>
          <w:rFonts w:ascii="Arial" w:hAnsi="Arial" w:cs="Arial"/>
        </w:rPr>
      </w:pPr>
      <w:r w:rsidRPr="006C6E2E">
        <w:rPr>
          <w:rFonts w:ascii="Arial" w:hAnsi="Arial" w:cs="Arial"/>
        </w:rPr>
        <w:t xml:space="preserve">Son exploitation nécessiterait une adaptation technique, impliquant un dispositif d’aspiration </w:t>
      </w:r>
      <w:r w:rsidR="00EB00F5" w:rsidRPr="006C6E2E">
        <w:rPr>
          <w:rFonts w:ascii="Arial" w:hAnsi="Arial" w:cs="Arial"/>
        </w:rPr>
        <w:t xml:space="preserve">stérile. </w:t>
      </w:r>
    </w:p>
    <w:p w14:paraId="2D63F96A" w14:textId="77777777" w:rsidR="00714DD7" w:rsidRPr="006C6E2E" w:rsidRDefault="00714DD7" w:rsidP="006C6E2E">
      <w:pPr>
        <w:pStyle w:val="Heading6"/>
        <w:spacing w:line="240" w:lineRule="auto"/>
        <w:rPr>
          <w:rFonts w:ascii="Arial" w:hAnsi="Arial" w:cs="Arial"/>
        </w:rPr>
      </w:pPr>
      <w:r w:rsidRPr="006C6E2E">
        <w:rPr>
          <w:rFonts w:ascii="Arial" w:hAnsi="Arial" w:cs="Arial"/>
        </w:rPr>
        <w:t>Protection des personnes et cadre réglementaire</w:t>
      </w:r>
    </w:p>
    <w:p w14:paraId="6F641253" w14:textId="5E44CB90" w:rsidR="00714DD7" w:rsidRPr="006C6E2E" w:rsidRDefault="00714DD7" w:rsidP="006C6E2E">
      <w:pPr>
        <w:snapToGrid w:val="0"/>
        <w:spacing w:after="80" w:line="240" w:lineRule="auto"/>
        <w:rPr>
          <w:rFonts w:ascii="Arial" w:hAnsi="Arial" w:cs="Arial"/>
        </w:rPr>
      </w:pPr>
      <w:r w:rsidRPr="006C6E2E">
        <w:rPr>
          <w:rFonts w:ascii="Arial" w:hAnsi="Arial" w:cs="Arial"/>
        </w:rPr>
        <w:t>L’expérimentation ne nécessite pas l’intervention d’un Comité de Protection des Personnes (CPP), puisque les donneurs concernés sont soit en mort encéphalique, soit en arrêt circulatoire contrôlé de catégorie Maastricht 3 (DCD-M3).</w:t>
      </w:r>
    </w:p>
    <w:p w14:paraId="6D1FEA8B"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Par définition, ces donneurs sont considérés comme des sujets décédés, relevant ainsi exclusivement de la réglementation et du contrôle de l’Agence de Biomédecine (ABM).</w:t>
      </w:r>
    </w:p>
    <w:p w14:paraId="7C75C204" w14:textId="77777777" w:rsidR="00714DD7" w:rsidRPr="006C6E2E" w:rsidRDefault="00714DD7" w:rsidP="006C6E2E">
      <w:pPr>
        <w:snapToGrid w:val="0"/>
        <w:spacing w:after="80" w:line="240" w:lineRule="auto"/>
        <w:rPr>
          <w:rFonts w:ascii="Arial" w:hAnsi="Arial" w:cs="Arial"/>
        </w:rPr>
      </w:pPr>
      <w:r w:rsidRPr="006C6E2E">
        <w:rPr>
          <w:rFonts w:ascii="Arial" w:hAnsi="Arial" w:cs="Arial"/>
        </w:rPr>
        <w:t>La récupération de la décharge sanguine s’inscrit dans un protocole préalablement validé par l’ABM, à savoir le protocole de perfusion de foies non transplantables (PFS 2012 – 005).</w:t>
      </w:r>
    </w:p>
    <w:p w14:paraId="6ED51B49" w14:textId="2626E1AC" w:rsidR="00F10DA0" w:rsidRDefault="00EB00F5" w:rsidP="006C6E2E">
      <w:pPr>
        <w:spacing w:line="240" w:lineRule="auto"/>
        <w:rPr>
          <w:rFonts w:asciiTheme="majorHAnsi" w:eastAsiaTheme="majorEastAsia" w:hAnsiTheme="majorHAnsi" w:cstheme="majorBidi"/>
          <w:color w:val="2F5496" w:themeColor="accent1" w:themeShade="BF"/>
          <w:sz w:val="26"/>
          <w:szCs w:val="26"/>
        </w:rPr>
        <w:sectPr w:rsidR="00F10DA0" w:rsidSect="00F10DA0">
          <w:headerReference w:type="default" r:id="rId12"/>
          <w:pgSz w:w="11906" w:h="16838"/>
          <w:pgMar w:top="573" w:right="1080" w:bottom="1440" w:left="1080" w:header="708" w:footer="708" w:gutter="0"/>
          <w:pgNumType w:start="0"/>
          <w:cols w:space="708"/>
          <w:docGrid w:linePitch="360"/>
        </w:sectPr>
      </w:pPr>
      <w:bookmarkStart w:id="19" w:name="_Toc195553102"/>
      <w:r>
        <w:rPr>
          <w:rFonts w:asciiTheme="majorHAnsi" w:eastAsiaTheme="majorEastAsia" w:hAnsiTheme="majorHAnsi" w:cstheme="majorBidi"/>
          <w:color w:val="2F5496" w:themeColor="accent1" w:themeShade="BF"/>
          <w:sz w:val="26"/>
          <w:szCs w:val="26"/>
        </w:rPr>
        <w:br w:type="page"/>
      </w:r>
    </w:p>
    <w:p w14:paraId="2E386E96" w14:textId="3261316E" w:rsidR="00F10DA0" w:rsidRDefault="00F10DA0" w:rsidP="006C6E2E">
      <w:pPr>
        <w:pStyle w:val="Caption"/>
        <w:keepNext/>
      </w:pPr>
      <w:r>
        <w:rPr>
          <w:rFonts w:cstheme="minorHAnsi"/>
          <w:noProof/>
          <w:color w:val="000000" w:themeColor="text1"/>
        </w:rPr>
        <w:lastRenderedPageBreak/>
        <mc:AlternateContent>
          <mc:Choice Requires="wps">
            <w:drawing>
              <wp:anchor distT="0" distB="0" distL="114300" distR="114300" simplePos="0" relativeHeight="251669504" behindDoc="0" locked="0" layoutInCell="1" allowOverlap="1" wp14:anchorId="081144F0" wp14:editId="4310D943">
                <wp:simplePos x="0" y="0"/>
                <wp:positionH relativeFrom="rightMargin">
                  <wp:posOffset>-280047</wp:posOffset>
                </wp:positionH>
                <wp:positionV relativeFrom="paragraph">
                  <wp:posOffset>-319178</wp:posOffset>
                </wp:positionV>
                <wp:extent cx="396815" cy="405190"/>
                <wp:effectExtent l="0" t="0" r="22860" b="13970"/>
                <wp:wrapNone/>
                <wp:docPr id="11" name="Rectangle 11"/>
                <wp:cNvGraphicFramePr/>
                <a:graphic xmlns:a="http://schemas.openxmlformats.org/drawingml/2006/main">
                  <a:graphicData uri="http://schemas.microsoft.com/office/word/2010/wordprocessingShape">
                    <wps:wsp>
                      <wps:cNvSpPr/>
                      <wps:spPr>
                        <a:xfrm>
                          <a:off x="0" y="0"/>
                          <a:ext cx="396815" cy="4051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24BD22" id="Rectangle 11" o:spid="_x0000_s1026" style="position:absolute;margin-left:-22.05pt;margin-top:-25.15pt;width:31.25pt;height:31.9pt;z-index:251669504;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" fillcolor="white [3212]" strokecolor="white [3212]" strokeweight="1pt">
                <w10:wrap anchorx="margin"/>
              </v:rect>
            </w:pict>
          </mc:Fallback>
        </mc:AlternateContent>
      </w:r>
      <w:r>
        <w:t xml:space="preserve">Annexe 1 : Revue de la littérature des essais randomisés sur la perfusion normothermique du greffon hépatique, d'après </w:t>
      </w:r>
      <w:r>
        <w:fldChar w:fldCharType="begin"/>
      </w:r>
      <w:r>
        <w:instrText xml:space="preserve"> ADDIN ZOTERO_ITEM CSL_CITATION {"citationID":"s7aQMYAG","properties":{"formattedCitation":"(2)","plainCitation":"(2)","noteIndex":0},"citationItems":[{"id":529,"uris":["http://zotero.org/users/6327427/items/VI849QRE"],"itemData":{"id":529,"type":"article-journal","abstract":"Résumé\nLa pénurie de greffons hépatiques, disponibles pour la greffe, justifie une utilisation croissante de greffons dits marginaux. Ces derniers sont plus sensibles aux lésions d’ischémie-reperfusion, ce qui expose le receveur à un risque majoré de dysfonction du greffon et, donc, à une morbidité post-transplantation plus importante. Alors que la conservation froide statique reste aujourd’hui la référence pour les greffons hépatiques standards, les greffons marginaux pourraient bénéficier de nouvelles stratégies de conservation dynamique. Deux de ces stratégies, utilisant des machines de perfusion, ont été récemment évaluées dans des essais randomisés : la perfusion post-ischémique hypothermique oxygénée (HOPE) et la conservation en normothermie continue (cNMP). Les résultats montrent une amélioration et une prolongation de la conservation des greffons hépatiques avec cNMP et HOPE ainsi qu’une réduction des complications biliaires après HOPE. À noter qu’en cas de problème technique lors de la perfusion, HOPE permet à l’inverse de la cNMP, un retour aux conditions standards de conservation froide statique et reste donc une stratégie plus simple et sécure. Les deux stratégies offrent la possibilité d’évaluer la qualité et la viabilité des greffons hépatiques avant transplantation, permettant ainsi de mieux sélectionner les greffons hépatiques et d’augmenter le taux d’utilisation. À noter que les résultats du premier essai randomisé national français, comparant HOPE à la conservation froide statique, sont attendus en 2023. Par ailleurs, ces stratégies de conservation dynamique peuvent aussi être appliquées aux greffons partiels ou aux greffons issus de donneurs décédés après arrêt circulatoire, et présentent des perspectives de traitements ciblés du greffon avant transplantation . La conservation dynamique a, ainsi, pour but, d’augmenter le nombre de greffons disponibles, tout en améliorant leur qualité, afin de permettre un élargissement des indications et d’améliorer les résultats après transplantation hépatique.\nSummary\nGiven the increasing graft shortage, the transplant community is forced to use so called marginal liver grafts with a higher susceptibility to ischemia-reperfusion injury. This exposes the recipient to a higher risk of graft failure and post-transplant complications. While static cold storage remains the gold standard in low-risk transplant scenarios, dynamic preservation strategies may allow to improve outcomes after transplantation of marginal liver grafts. Two dynamic preservation strategies, end-ischemic hypothermic oxygenated perfusion (HOPE) and continuous normothermic machine perfusion (cNMP), have been evaluated in randomized clinical trials. The results show improved preservation of liver grafts after NMP and reduction of post-transplant biliary complications after HOPE. In comparison to NMP, HOPE has the advantage of requiring less logistics and expertise with the possibility to return to default static cold storage. Both strategies allow to assess graft viability prior to transplantation and may thus contribute to optimizing graft selection and reducing discard rates. The use of dynamic preservation is rapidly increasing in France and results from a national randomized trial on the use of HOPE in extended criteria graft will soon be available. Future applications should focus on controlled donation after circulatory death liver grafts, split grafts and graft treatment during perfusion. The final aim of dynamic liver graft preservation is to improve post-transplant outcomes, increase the number of transplanted grafts and allow expansion of transplant indications.","container-title":"Journal de Chirurgie Viscérale","DOI":"10.1016/j.jchirv.2022.05.002","ISSN":"1878-786X","issue":"5","journalAbbreviation":"Journal de Chirurgie Viscérale","page":"412-422","source":"ScienceDirect","title":"Stratégies de conservation des greffons en transplantation hépatique – progrès et perspectives en France","volume":"159","author":[{"family":"Muller","given":"X."},{"family":"Rossignol","given":"G."},{"family":"Mohkam","given":"K."},{"family":"Mabrut","given":"J. Y."}],"issued":{"date-parts":[["2022",10,1]]}}}],"schema":"https://github.com/citation-style-language/schema/raw/master/csl-citation.json"} </w:instrText>
      </w:r>
      <w:r>
        <w:fldChar w:fldCharType="separate"/>
      </w:r>
      <w:r>
        <w:rPr>
          <w:noProof/>
        </w:rPr>
        <w:t>(2)</w:t>
      </w:r>
      <w:r>
        <w:fldChar w:fldCharType="end"/>
      </w:r>
      <w:r>
        <w:t>.</w:t>
      </w:r>
      <w:r w:rsidRPr="00F10DA0">
        <w:rPr>
          <w:rFonts w:cstheme="minorHAnsi"/>
          <w:noProof/>
          <w:color w:val="000000" w:themeColor="text1"/>
        </w:rPr>
        <w:t xml:space="preserve"> </w:t>
      </w:r>
    </w:p>
    <w:tbl>
      <w:tblPr>
        <w:tblStyle w:val="TableGrid"/>
        <w:tblW w:w="15898" w:type="dxa"/>
        <w:tblInd w:w="-877" w:type="dxa"/>
        <w:tblLook w:val="04A0" w:firstRow="1" w:lastRow="0" w:firstColumn="1" w:lastColumn="0" w:noHBand="0" w:noVBand="1"/>
      </w:tblPr>
      <w:tblGrid>
        <w:gridCol w:w="1555"/>
        <w:gridCol w:w="1353"/>
        <w:gridCol w:w="2066"/>
        <w:gridCol w:w="1268"/>
        <w:gridCol w:w="1308"/>
        <w:gridCol w:w="1261"/>
        <w:gridCol w:w="2220"/>
        <w:gridCol w:w="4867"/>
      </w:tblGrid>
      <w:tr w:rsidR="00F10DA0" w:rsidRPr="00194B53" w14:paraId="2ABCC972" w14:textId="77777777" w:rsidTr="000510A8">
        <w:trPr>
          <w:trHeight w:val="567"/>
        </w:trPr>
        <w:tc>
          <w:tcPr>
            <w:tcW w:w="1563" w:type="dxa"/>
            <w:hideMark/>
          </w:tcPr>
          <w:p w14:paraId="45F72936" w14:textId="77777777" w:rsidR="00F10DA0" w:rsidRPr="006C6E2E" w:rsidRDefault="00F10DA0" w:rsidP="006C6E2E">
            <w:pPr>
              <w:snapToGrid w:val="0"/>
              <w:spacing w:after="80"/>
              <w:rPr>
                <w:rFonts w:ascii="Arial" w:hAnsi="Arial" w:cs="Arial"/>
                <w:b/>
                <w:bCs/>
                <w:i/>
                <w:iCs/>
              </w:rPr>
            </w:pPr>
          </w:p>
        </w:tc>
        <w:tc>
          <w:tcPr>
            <w:tcW w:w="1273" w:type="dxa"/>
            <w:hideMark/>
          </w:tcPr>
          <w:p w14:paraId="35F4E9B7" w14:textId="38513A21" w:rsidR="00F10DA0" w:rsidRPr="006C6E2E" w:rsidRDefault="00F10DA0" w:rsidP="006C6E2E">
            <w:pPr>
              <w:snapToGrid w:val="0"/>
              <w:spacing w:after="80"/>
              <w:rPr>
                <w:rFonts w:ascii="Arial" w:hAnsi="Arial" w:cs="Arial"/>
                <w:b/>
                <w:bCs/>
                <w:i/>
                <w:iCs/>
              </w:rPr>
            </w:pPr>
            <w:r w:rsidRPr="006C6E2E">
              <w:rPr>
                <w:rFonts w:ascii="Arial" w:hAnsi="Arial" w:cs="Arial"/>
                <w:b/>
                <w:bCs/>
                <w:i/>
                <w:iCs/>
              </w:rPr>
              <w:t>Population étudiée</w:t>
            </w:r>
          </w:p>
        </w:tc>
        <w:tc>
          <w:tcPr>
            <w:tcW w:w="2087" w:type="dxa"/>
            <w:hideMark/>
          </w:tcPr>
          <w:p w14:paraId="0FB6D6F1" w14:textId="20461AB6" w:rsidR="00F10DA0" w:rsidRPr="006C6E2E" w:rsidRDefault="00F10DA0" w:rsidP="006C6E2E">
            <w:pPr>
              <w:snapToGrid w:val="0"/>
              <w:spacing w:after="80"/>
              <w:rPr>
                <w:rFonts w:ascii="Arial" w:hAnsi="Arial" w:cs="Arial"/>
                <w:b/>
                <w:bCs/>
                <w:i/>
                <w:iCs/>
              </w:rPr>
            </w:pPr>
            <w:r w:rsidRPr="006C6E2E">
              <w:rPr>
                <w:rFonts w:ascii="Arial" w:hAnsi="Arial" w:cs="Arial"/>
                <w:b/>
                <w:bCs/>
                <w:i/>
                <w:iCs/>
              </w:rPr>
              <w:t>Intervention</w:t>
            </w:r>
          </w:p>
        </w:tc>
        <w:tc>
          <w:tcPr>
            <w:tcW w:w="1269" w:type="dxa"/>
            <w:hideMark/>
          </w:tcPr>
          <w:p w14:paraId="74609DA2" w14:textId="77777777" w:rsidR="00F10DA0" w:rsidRPr="006C6E2E" w:rsidRDefault="00F10DA0" w:rsidP="006C6E2E">
            <w:pPr>
              <w:snapToGrid w:val="0"/>
              <w:spacing w:after="80"/>
              <w:rPr>
                <w:rFonts w:ascii="Arial" w:hAnsi="Arial" w:cs="Arial"/>
                <w:b/>
                <w:bCs/>
                <w:i/>
                <w:iCs/>
              </w:rPr>
            </w:pPr>
            <w:r w:rsidRPr="006C6E2E">
              <w:rPr>
                <w:rFonts w:ascii="Arial" w:hAnsi="Arial" w:cs="Arial"/>
                <w:b/>
                <w:bCs/>
                <w:i/>
                <w:iCs/>
              </w:rPr>
              <w:t>Nombre de centres</w:t>
            </w:r>
          </w:p>
        </w:tc>
        <w:tc>
          <w:tcPr>
            <w:tcW w:w="1224" w:type="dxa"/>
          </w:tcPr>
          <w:p w14:paraId="398C57FF" w14:textId="55CED5DD" w:rsidR="00F10DA0" w:rsidRPr="006C6E2E" w:rsidRDefault="00F10DA0" w:rsidP="006C6E2E">
            <w:pPr>
              <w:snapToGrid w:val="0"/>
              <w:spacing w:after="80"/>
              <w:rPr>
                <w:rFonts w:ascii="Arial" w:hAnsi="Arial" w:cs="Arial"/>
                <w:b/>
                <w:bCs/>
                <w:i/>
                <w:iCs/>
              </w:rPr>
            </w:pPr>
            <w:r w:rsidRPr="006C6E2E">
              <w:rPr>
                <w:rFonts w:ascii="Arial" w:hAnsi="Arial" w:cs="Arial"/>
                <w:b/>
                <w:bCs/>
                <w:i/>
                <w:iCs/>
              </w:rPr>
              <w:t>Machine de perfusion</w:t>
            </w:r>
          </w:p>
        </w:tc>
        <w:tc>
          <w:tcPr>
            <w:tcW w:w="1265" w:type="dxa"/>
            <w:hideMark/>
          </w:tcPr>
          <w:p w14:paraId="5818AD1F" w14:textId="77777777" w:rsidR="00F10DA0" w:rsidRPr="006C6E2E" w:rsidRDefault="00F10DA0" w:rsidP="006C6E2E">
            <w:pPr>
              <w:snapToGrid w:val="0"/>
              <w:spacing w:after="80"/>
              <w:rPr>
                <w:rFonts w:ascii="Arial" w:hAnsi="Arial" w:cs="Arial"/>
                <w:b/>
                <w:bCs/>
                <w:i/>
                <w:iCs/>
              </w:rPr>
            </w:pPr>
            <w:r w:rsidRPr="006C6E2E">
              <w:rPr>
                <w:rFonts w:ascii="Arial" w:hAnsi="Arial" w:cs="Arial"/>
                <w:b/>
                <w:bCs/>
                <w:i/>
                <w:iCs/>
              </w:rPr>
              <w:t>Nombre de patients</w:t>
            </w:r>
          </w:p>
        </w:tc>
        <w:tc>
          <w:tcPr>
            <w:tcW w:w="2237" w:type="dxa"/>
            <w:hideMark/>
          </w:tcPr>
          <w:p w14:paraId="45B67626" w14:textId="1344386E" w:rsidR="00F10DA0" w:rsidRPr="006C6E2E" w:rsidRDefault="00F10DA0" w:rsidP="006C6E2E">
            <w:pPr>
              <w:snapToGrid w:val="0"/>
              <w:spacing w:after="80"/>
              <w:rPr>
                <w:rFonts w:ascii="Arial" w:hAnsi="Arial" w:cs="Arial"/>
                <w:b/>
                <w:bCs/>
                <w:i/>
                <w:iCs/>
              </w:rPr>
            </w:pPr>
            <w:r w:rsidRPr="006C6E2E">
              <w:rPr>
                <w:rFonts w:ascii="Arial" w:hAnsi="Arial" w:cs="Arial"/>
                <w:b/>
                <w:bCs/>
                <w:i/>
                <w:iCs/>
              </w:rPr>
              <w:t>Critère de jugement principal</w:t>
            </w:r>
          </w:p>
        </w:tc>
        <w:tc>
          <w:tcPr>
            <w:tcW w:w="4980" w:type="dxa"/>
            <w:hideMark/>
          </w:tcPr>
          <w:p w14:paraId="03DF5B43" w14:textId="77777777" w:rsidR="00F10DA0" w:rsidRPr="006C6E2E" w:rsidRDefault="00F10DA0" w:rsidP="006C6E2E">
            <w:pPr>
              <w:snapToGrid w:val="0"/>
              <w:spacing w:after="80"/>
              <w:rPr>
                <w:rFonts w:ascii="Arial" w:hAnsi="Arial" w:cs="Arial"/>
                <w:b/>
                <w:bCs/>
                <w:i/>
                <w:iCs/>
              </w:rPr>
            </w:pPr>
            <w:r w:rsidRPr="006C6E2E">
              <w:rPr>
                <w:rFonts w:ascii="Arial" w:hAnsi="Arial" w:cs="Arial"/>
                <w:b/>
                <w:bCs/>
                <w:i/>
                <w:iCs/>
              </w:rPr>
              <w:t>Résultats</w:t>
            </w:r>
          </w:p>
        </w:tc>
      </w:tr>
      <w:tr w:rsidR="00F10DA0" w:rsidRPr="00194B53" w14:paraId="402FE1A7" w14:textId="77777777" w:rsidTr="000510A8">
        <w:trPr>
          <w:trHeight w:val="567"/>
        </w:trPr>
        <w:tc>
          <w:tcPr>
            <w:tcW w:w="1563" w:type="dxa"/>
            <w:hideMark/>
          </w:tcPr>
          <w:p w14:paraId="2788E56B" w14:textId="77777777" w:rsidR="00F10DA0" w:rsidRPr="006C6E2E" w:rsidRDefault="00F10DA0" w:rsidP="006C6E2E">
            <w:pPr>
              <w:snapToGrid w:val="0"/>
              <w:spacing w:after="80"/>
              <w:rPr>
                <w:rFonts w:ascii="Arial" w:hAnsi="Arial" w:cs="Arial"/>
                <w:b/>
                <w:bCs/>
                <w:i/>
                <w:iCs/>
              </w:rPr>
            </w:pPr>
            <w:r w:rsidRPr="006C6E2E">
              <w:rPr>
                <w:rFonts w:ascii="Arial" w:hAnsi="Arial" w:cs="Arial"/>
                <w:b/>
                <w:bCs/>
                <w:i/>
                <w:iCs/>
              </w:rPr>
              <w:t>Nasralla et al., 2018 </w:t>
            </w:r>
          </w:p>
          <w:p w14:paraId="49D60CE4" w14:textId="77777777" w:rsidR="00F10DA0" w:rsidRPr="006C6E2E" w:rsidRDefault="00F10DA0" w:rsidP="006C6E2E">
            <w:pPr>
              <w:snapToGrid w:val="0"/>
              <w:spacing w:after="80"/>
              <w:rPr>
                <w:rFonts w:ascii="Arial" w:hAnsi="Arial" w:cs="Arial"/>
                <w:b/>
                <w:bCs/>
                <w:i/>
                <w:iCs/>
              </w:rPr>
            </w:pPr>
          </w:p>
        </w:tc>
        <w:tc>
          <w:tcPr>
            <w:tcW w:w="1273" w:type="dxa"/>
            <w:hideMark/>
          </w:tcPr>
          <w:p w14:paraId="33B96A8F" w14:textId="77777777" w:rsidR="00F10DA0" w:rsidRPr="006C6E2E" w:rsidRDefault="00F10DA0" w:rsidP="006C6E2E">
            <w:pPr>
              <w:snapToGrid w:val="0"/>
              <w:spacing w:after="80"/>
              <w:rPr>
                <w:rFonts w:ascii="Arial" w:hAnsi="Arial" w:cs="Arial"/>
              </w:rPr>
            </w:pPr>
            <w:r w:rsidRPr="006C6E2E">
              <w:rPr>
                <w:rFonts w:ascii="Arial" w:hAnsi="Arial" w:cs="Arial"/>
              </w:rPr>
              <w:t>Greffons DDAC et DME</w:t>
            </w:r>
          </w:p>
        </w:tc>
        <w:tc>
          <w:tcPr>
            <w:tcW w:w="2087" w:type="dxa"/>
            <w:hideMark/>
          </w:tcPr>
          <w:p w14:paraId="6B39C0B8" w14:textId="77777777" w:rsidR="00F10DA0" w:rsidRPr="006C6E2E" w:rsidRDefault="00F10DA0" w:rsidP="006C6E2E">
            <w:pPr>
              <w:snapToGrid w:val="0"/>
              <w:spacing w:after="80"/>
              <w:rPr>
                <w:rFonts w:ascii="Arial" w:hAnsi="Arial" w:cs="Arial"/>
              </w:rPr>
            </w:pPr>
            <w:r w:rsidRPr="006C6E2E">
              <w:rPr>
                <w:rFonts w:ascii="Arial" w:hAnsi="Arial" w:cs="Arial"/>
              </w:rPr>
              <w:t>NMP continue vs CHS</w:t>
            </w:r>
          </w:p>
        </w:tc>
        <w:tc>
          <w:tcPr>
            <w:tcW w:w="1269" w:type="dxa"/>
            <w:hideMark/>
          </w:tcPr>
          <w:p w14:paraId="21A34BB5" w14:textId="77777777" w:rsidR="00F10DA0" w:rsidRPr="006C6E2E" w:rsidRDefault="00F10DA0" w:rsidP="006C6E2E">
            <w:pPr>
              <w:snapToGrid w:val="0"/>
              <w:spacing w:after="80"/>
              <w:rPr>
                <w:rFonts w:ascii="Arial" w:hAnsi="Arial" w:cs="Arial"/>
              </w:rPr>
            </w:pPr>
            <w:r w:rsidRPr="006C6E2E">
              <w:rPr>
                <w:rFonts w:ascii="Arial" w:hAnsi="Arial" w:cs="Arial"/>
              </w:rPr>
              <w:t>7 centres (Europe)</w:t>
            </w:r>
          </w:p>
        </w:tc>
        <w:tc>
          <w:tcPr>
            <w:tcW w:w="1224" w:type="dxa"/>
          </w:tcPr>
          <w:p w14:paraId="109C11C9" w14:textId="77777777" w:rsidR="00F10DA0" w:rsidRPr="006C6E2E" w:rsidRDefault="00F10DA0" w:rsidP="006C6E2E">
            <w:pPr>
              <w:snapToGrid w:val="0"/>
              <w:spacing w:after="80"/>
              <w:rPr>
                <w:rFonts w:ascii="Arial" w:hAnsi="Arial" w:cs="Arial"/>
              </w:rPr>
            </w:pPr>
            <w:r w:rsidRPr="006C6E2E">
              <w:rPr>
                <w:rFonts w:ascii="Arial" w:hAnsi="Arial" w:cs="Arial"/>
              </w:rPr>
              <w:t>OrganOX©</w:t>
            </w:r>
            <w:r w:rsidRPr="006C6E2E">
              <w:rPr>
                <w:rFonts w:ascii="Arial" w:hAnsi="Arial" w:cs="Arial"/>
              </w:rPr>
              <w:br/>
              <w:t>Perfusion double</w:t>
            </w:r>
          </w:p>
        </w:tc>
        <w:tc>
          <w:tcPr>
            <w:tcW w:w="1265" w:type="dxa"/>
            <w:hideMark/>
          </w:tcPr>
          <w:p w14:paraId="4E62F3E1" w14:textId="77777777" w:rsidR="00F10DA0" w:rsidRPr="006C6E2E" w:rsidRDefault="00F10DA0" w:rsidP="006C6E2E">
            <w:pPr>
              <w:snapToGrid w:val="0"/>
              <w:spacing w:after="80"/>
              <w:rPr>
                <w:rFonts w:ascii="Arial" w:hAnsi="Arial" w:cs="Arial"/>
              </w:rPr>
            </w:pPr>
            <w:r w:rsidRPr="006C6E2E">
              <w:rPr>
                <w:rFonts w:ascii="Arial" w:hAnsi="Arial" w:cs="Arial"/>
              </w:rPr>
              <w:t>121 NMP 101 CHS</w:t>
            </w:r>
          </w:p>
        </w:tc>
        <w:tc>
          <w:tcPr>
            <w:tcW w:w="2237" w:type="dxa"/>
            <w:hideMark/>
          </w:tcPr>
          <w:p w14:paraId="4532F0DB" w14:textId="77777777" w:rsidR="00F10DA0" w:rsidRPr="006C6E2E" w:rsidRDefault="00F10DA0" w:rsidP="006C6E2E">
            <w:pPr>
              <w:snapToGrid w:val="0"/>
              <w:spacing w:after="80"/>
              <w:rPr>
                <w:rFonts w:ascii="Arial" w:hAnsi="Arial" w:cs="Arial"/>
              </w:rPr>
            </w:pPr>
            <w:r w:rsidRPr="006C6E2E">
              <w:rPr>
                <w:rFonts w:ascii="Arial" w:hAnsi="Arial" w:cs="Arial"/>
              </w:rPr>
              <w:t>Pic d’ALAT pendant les premiers 7 jours postopératoires</w:t>
            </w:r>
          </w:p>
        </w:tc>
        <w:tc>
          <w:tcPr>
            <w:tcW w:w="4980" w:type="dxa"/>
            <w:hideMark/>
          </w:tcPr>
          <w:p w14:paraId="4E4ECD89" w14:textId="77777777" w:rsidR="00F10DA0" w:rsidRPr="006C6E2E" w:rsidRDefault="00F10DA0" w:rsidP="006C6E2E">
            <w:pPr>
              <w:snapToGrid w:val="0"/>
              <w:spacing w:after="80"/>
              <w:rPr>
                <w:rFonts w:ascii="Arial" w:hAnsi="Arial" w:cs="Arial"/>
              </w:rPr>
            </w:pPr>
            <w:r w:rsidRPr="006C6E2E">
              <w:rPr>
                <w:rFonts w:ascii="Arial" w:hAnsi="Arial" w:cs="Arial"/>
              </w:rPr>
              <w:t>NMP continu réduit le pic d’ALAT postopératoire</w:t>
            </w:r>
            <w:r w:rsidRPr="006C6E2E">
              <w:rPr>
                <w:rFonts w:ascii="Arial" w:hAnsi="Arial" w:cs="Arial"/>
              </w:rPr>
              <w:br/>
              <w:t>NMP : 484 AST vs CFS : 973 ASAT (p &lt; 0,001)</w:t>
            </w:r>
            <w:r w:rsidRPr="006C6E2E">
              <w:rPr>
                <w:rFonts w:ascii="Arial" w:hAnsi="Arial" w:cs="Arial"/>
              </w:rPr>
              <w:br/>
              <w:t>Pas de différence de survie greffon et receveur</w:t>
            </w:r>
          </w:p>
        </w:tc>
      </w:tr>
      <w:tr w:rsidR="00F10DA0" w:rsidRPr="00194B53" w14:paraId="2FB1C78A" w14:textId="77777777" w:rsidTr="000510A8">
        <w:trPr>
          <w:trHeight w:val="567"/>
        </w:trPr>
        <w:tc>
          <w:tcPr>
            <w:tcW w:w="1563" w:type="dxa"/>
            <w:hideMark/>
          </w:tcPr>
          <w:p w14:paraId="07F09831" w14:textId="77777777" w:rsidR="00F10DA0" w:rsidRPr="006C6E2E" w:rsidRDefault="00F10DA0" w:rsidP="006C6E2E">
            <w:pPr>
              <w:snapToGrid w:val="0"/>
              <w:spacing w:after="80"/>
              <w:rPr>
                <w:rFonts w:ascii="Arial" w:hAnsi="Arial" w:cs="Arial"/>
                <w:b/>
                <w:bCs/>
                <w:i/>
                <w:iCs/>
              </w:rPr>
            </w:pPr>
            <w:r w:rsidRPr="006C6E2E">
              <w:rPr>
                <w:rFonts w:ascii="Arial" w:hAnsi="Arial" w:cs="Arial"/>
                <w:b/>
                <w:bCs/>
                <w:i/>
                <w:iCs/>
              </w:rPr>
              <w:t>Markmann et al., 2022</w:t>
            </w:r>
          </w:p>
        </w:tc>
        <w:tc>
          <w:tcPr>
            <w:tcW w:w="1273" w:type="dxa"/>
            <w:hideMark/>
          </w:tcPr>
          <w:p w14:paraId="340B3F15" w14:textId="77777777" w:rsidR="00F10DA0" w:rsidRPr="006C6E2E" w:rsidRDefault="00F10DA0" w:rsidP="006C6E2E">
            <w:pPr>
              <w:snapToGrid w:val="0"/>
              <w:spacing w:after="80"/>
              <w:rPr>
                <w:rFonts w:ascii="Arial" w:hAnsi="Arial" w:cs="Arial"/>
              </w:rPr>
            </w:pPr>
            <w:r w:rsidRPr="006C6E2E">
              <w:rPr>
                <w:rFonts w:ascii="Arial" w:hAnsi="Arial" w:cs="Arial"/>
              </w:rPr>
              <w:t>Greffons DDAC et DME</w:t>
            </w:r>
          </w:p>
        </w:tc>
        <w:tc>
          <w:tcPr>
            <w:tcW w:w="2087" w:type="dxa"/>
            <w:hideMark/>
          </w:tcPr>
          <w:p w14:paraId="2E7FD3B5" w14:textId="77777777" w:rsidR="00F10DA0" w:rsidRPr="006C6E2E" w:rsidRDefault="00F10DA0" w:rsidP="006C6E2E">
            <w:pPr>
              <w:snapToGrid w:val="0"/>
              <w:spacing w:after="80"/>
              <w:rPr>
                <w:rFonts w:ascii="Arial" w:hAnsi="Arial" w:cs="Arial"/>
              </w:rPr>
            </w:pPr>
            <w:r w:rsidRPr="006C6E2E">
              <w:rPr>
                <w:rFonts w:ascii="Arial" w:hAnsi="Arial" w:cs="Arial"/>
              </w:rPr>
              <w:t>NMP continu vs CHS</w:t>
            </w:r>
          </w:p>
        </w:tc>
        <w:tc>
          <w:tcPr>
            <w:tcW w:w="1269" w:type="dxa"/>
            <w:hideMark/>
          </w:tcPr>
          <w:p w14:paraId="78E9A0BD" w14:textId="77777777" w:rsidR="00F10DA0" w:rsidRPr="006C6E2E" w:rsidRDefault="00F10DA0" w:rsidP="006C6E2E">
            <w:pPr>
              <w:snapToGrid w:val="0"/>
              <w:spacing w:after="80"/>
              <w:rPr>
                <w:rFonts w:ascii="Arial" w:hAnsi="Arial" w:cs="Arial"/>
              </w:rPr>
            </w:pPr>
            <w:r w:rsidRPr="006C6E2E">
              <w:rPr>
                <w:rFonts w:ascii="Arial" w:hAnsi="Arial" w:cs="Arial"/>
              </w:rPr>
              <w:t>20 centres (US)</w:t>
            </w:r>
          </w:p>
        </w:tc>
        <w:tc>
          <w:tcPr>
            <w:tcW w:w="1224" w:type="dxa"/>
          </w:tcPr>
          <w:p w14:paraId="35C878A2" w14:textId="77777777" w:rsidR="00F10DA0" w:rsidRPr="006C6E2E" w:rsidRDefault="00F10DA0" w:rsidP="006C6E2E">
            <w:pPr>
              <w:snapToGrid w:val="0"/>
              <w:spacing w:after="80"/>
              <w:rPr>
                <w:rFonts w:ascii="Arial" w:hAnsi="Arial" w:cs="Arial"/>
              </w:rPr>
            </w:pPr>
            <w:r w:rsidRPr="006C6E2E">
              <w:rPr>
                <w:rFonts w:ascii="Arial" w:hAnsi="Arial" w:cs="Arial"/>
              </w:rPr>
              <w:t xml:space="preserve">Portable </w:t>
            </w:r>
            <w:proofErr w:type="spellStart"/>
            <w:r w:rsidRPr="006C6E2E">
              <w:rPr>
                <w:rFonts w:ascii="Arial" w:hAnsi="Arial" w:cs="Arial"/>
              </w:rPr>
              <w:t>Organ</w:t>
            </w:r>
            <w:proofErr w:type="spellEnd"/>
            <w:r w:rsidRPr="006C6E2E">
              <w:rPr>
                <w:rFonts w:ascii="Arial" w:hAnsi="Arial" w:cs="Arial"/>
              </w:rPr>
              <w:t xml:space="preserve"> Care System</w:t>
            </w:r>
          </w:p>
        </w:tc>
        <w:tc>
          <w:tcPr>
            <w:tcW w:w="1265" w:type="dxa"/>
            <w:hideMark/>
          </w:tcPr>
          <w:p w14:paraId="66C8AFFF" w14:textId="77777777" w:rsidR="00F10DA0" w:rsidRPr="006C6E2E" w:rsidRDefault="00F10DA0" w:rsidP="006C6E2E">
            <w:pPr>
              <w:snapToGrid w:val="0"/>
              <w:spacing w:after="80"/>
              <w:rPr>
                <w:rFonts w:ascii="Arial" w:hAnsi="Arial" w:cs="Arial"/>
              </w:rPr>
            </w:pPr>
            <w:r w:rsidRPr="006C6E2E">
              <w:rPr>
                <w:rFonts w:ascii="Arial" w:hAnsi="Arial" w:cs="Arial"/>
              </w:rPr>
              <w:t>151 NMP 142 CHS</w:t>
            </w:r>
          </w:p>
        </w:tc>
        <w:tc>
          <w:tcPr>
            <w:tcW w:w="2237" w:type="dxa"/>
            <w:hideMark/>
          </w:tcPr>
          <w:p w14:paraId="3C14BEFA" w14:textId="77777777" w:rsidR="00F10DA0" w:rsidRPr="006C6E2E" w:rsidRDefault="00F10DA0" w:rsidP="006C6E2E">
            <w:pPr>
              <w:snapToGrid w:val="0"/>
              <w:spacing w:after="80"/>
              <w:rPr>
                <w:rFonts w:ascii="Arial" w:hAnsi="Arial" w:cs="Arial"/>
              </w:rPr>
            </w:pPr>
            <w:r w:rsidRPr="006C6E2E">
              <w:rPr>
                <w:rFonts w:ascii="Arial" w:hAnsi="Arial" w:cs="Arial"/>
              </w:rPr>
              <w:t>Incidence EAD</w:t>
            </w:r>
          </w:p>
        </w:tc>
        <w:tc>
          <w:tcPr>
            <w:tcW w:w="4980" w:type="dxa"/>
            <w:hideMark/>
          </w:tcPr>
          <w:p w14:paraId="02EF4189" w14:textId="77777777" w:rsidR="00F10DA0" w:rsidRPr="006C6E2E" w:rsidRDefault="00F10DA0" w:rsidP="006C6E2E">
            <w:pPr>
              <w:snapToGrid w:val="0"/>
              <w:spacing w:after="80"/>
              <w:rPr>
                <w:rFonts w:ascii="Arial" w:hAnsi="Arial" w:cs="Arial"/>
              </w:rPr>
            </w:pPr>
            <w:r w:rsidRPr="006C6E2E">
              <w:rPr>
                <w:rFonts w:ascii="Arial" w:hAnsi="Arial" w:cs="Arial"/>
              </w:rPr>
              <w:t>NMP continue réduit le taux de dysfonction primaire du greffon</w:t>
            </w:r>
            <w:r w:rsidRPr="006C6E2E">
              <w:rPr>
                <w:rFonts w:ascii="Arial" w:hAnsi="Arial" w:cs="Arial"/>
              </w:rPr>
              <w:br/>
              <w:t>NMP 18 % vs CFS 31 % (p = 0,01)</w:t>
            </w:r>
            <w:r w:rsidRPr="006C6E2E">
              <w:rPr>
                <w:rFonts w:ascii="Arial" w:hAnsi="Arial" w:cs="Arial"/>
              </w:rPr>
              <w:br/>
              <w:t>Pas de différence de survie greffon et receveur</w:t>
            </w:r>
          </w:p>
        </w:tc>
      </w:tr>
      <w:tr w:rsidR="00F10DA0" w:rsidRPr="00194B53" w14:paraId="46EAFEB4" w14:textId="77777777" w:rsidTr="000510A8">
        <w:trPr>
          <w:trHeight w:val="567"/>
        </w:trPr>
        <w:tc>
          <w:tcPr>
            <w:tcW w:w="1563" w:type="dxa"/>
          </w:tcPr>
          <w:p w14:paraId="5240B766" w14:textId="77777777" w:rsidR="00F10DA0" w:rsidRPr="006C6E2E" w:rsidRDefault="00F10DA0" w:rsidP="006C6E2E">
            <w:pPr>
              <w:snapToGrid w:val="0"/>
              <w:spacing w:after="80"/>
              <w:rPr>
                <w:rFonts w:ascii="Arial" w:hAnsi="Arial" w:cs="Arial"/>
                <w:b/>
                <w:bCs/>
                <w:i/>
                <w:iCs/>
              </w:rPr>
            </w:pPr>
            <w:proofErr w:type="spellStart"/>
            <w:r w:rsidRPr="006C6E2E">
              <w:rPr>
                <w:rFonts w:ascii="Arial" w:hAnsi="Arial" w:cs="Arial"/>
                <w:b/>
                <w:bCs/>
                <w:i/>
                <w:iCs/>
              </w:rPr>
              <w:t>Ghinolfi</w:t>
            </w:r>
            <w:proofErr w:type="spellEnd"/>
            <w:r w:rsidRPr="006C6E2E">
              <w:rPr>
                <w:rFonts w:ascii="Arial" w:hAnsi="Arial" w:cs="Arial"/>
                <w:b/>
                <w:bCs/>
                <w:i/>
                <w:iCs/>
              </w:rPr>
              <w:t xml:space="preserve"> et al., 2019 </w:t>
            </w:r>
          </w:p>
        </w:tc>
        <w:tc>
          <w:tcPr>
            <w:tcW w:w="1273" w:type="dxa"/>
          </w:tcPr>
          <w:p w14:paraId="17C8B2BA" w14:textId="77777777" w:rsidR="00F10DA0" w:rsidRPr="006C6E2E" w:rsidRDefault="00F10DA0" w:rsidP="006C6E2E">
            <w:pPr>
              <w:snapToGrid w:val="0"/>
              <w:spacing w:after="80"/>
              <w:rPr>
                <w:rFonts w:ascii="Arial" w:hAnsi="Arial" w:cs="Arial"/>
              </w:rPr>
            </w:pPr>
            <w:r w:rsidRPr="006C6E2E">
              <w:rPr>
                <w:rFonts w:ascii="Arial" w:hAnsi="Arial" w:cs="Arial"/>
              </w:rPr>
              <w:t>Greffons DME marginaux</w:t>
            </w:r>
          </w:p>
        </w:tc>
        <w:tc>
          <w:tcPr>
            <w:tcW w:w="2087" w:type="dxa"/>
          </w:tcPr>
          <w:p w14:paraId="097D47EA" w14:textId="77777777" w:rsidR="00F10DA0" w:rsidRPr="006C6E2E" w:rsidRDefault="00F10DA0" w:rsidP="006C6E2E">
            <w:pPr>
              <w:snapToGrid w:val="0"/>
              <w:spacing w:after="80"/>
              <w:rPr>
                <w:rFonts w:ascii="Arial" w:hAnsi="Arial" w:cs="Arial"/>
              </w:rPr>
            </w:pPr>
            <w:r w:rsidRPr="006C6E2E">
              <w:rPr>
                <w:rFonts w:ascii="Arial" w:hAnsi="Arial" w:cs="Arial"/>
              </w:rPr>
              <w:t>NMP post-ischémique vs CHS</w:t>
            </w:r>
          </w:p>
        </w:tc>
        <w:tc>
          <w:tcPr>
            <w:tcW w:w="1269" w:type="dxa"/>
          </w:tcPr>
          <w:p w14:paraId="263C9448" w14:textId="77777777" w:rsidR="00F10DA0" w:rsidRPr="006C6E2E" w:rsidRDefault="00F10DA0" w:rsidP="006C6E2E">
            <w:pPr>
              <w:snapToGrid w:val="0"/>
              <w:spacing w:after="80"/>
              <w:rPr>
                <w:rFonts w:ascii="Arial" w:hAnsi="Arial" w:cs="Arial"/>
              </w:rPr>
            </w:pPr>
            <w:r w:rsidRPr="006C6E2E">
              <w:rPr>
                <w:rFonts w:ascii="Arial" w:hAnsi="Arial" w:cs="Arial"/>
              </w:rPr>
              <w:t>1 centre (Europe)</w:t>
            </w:r>
          </w:p>
        </w:tc>
        <w:tc>
          <w:tcPr>
            <w:tcW w:w="1224" w:type="dxa"/>
          </w:tcPr>
          <w:p w14:paraId="7D115170" w14:textId="77777777" w:rsidR="00F10DA0" w:rsidRPr="006C6E2E" w:rsidRDefault="00F10DA0" w:rsidP="006C6E2E">
            <w:pPr>
              <w:snapToGrid w:val="0"/>
              <w:spacing w:after="80"/>
              <w:rPr>
                <w:rFonts w:ascii="Arial" w:hAnsi="Arial" w:cs="Arial"/>
              </w:rPr>
            </w:pPr>
            <w:proofErr w:type="spellStart"/>
            <w:r w:rsidRPr="006C6E2E">
              <w:rPr>
                <w:rFonts w:ascii="Arial" w:hAnsi="Arial" w:cs="Arial"/>
              </w:rPr>
              <w:t>Liver</w:t>
            </w:r>
            <w:proofErr w:type="spellEnd"/>
            <w:r w:rsidRPr="006C6E2E">
              <w:rPr>
                <w:rFonts w:ascii="Arial" w:hAnsi="Arial" w:cs="Arial"/>
              </w:rPr>
              <w:t xml:space="preserve"> Assist©</w:t>
            </w:r>
            <w:r w:rsidRPr="006C6E2E">
              <w:rPr>
                <w:rFonts w:ascii="Arial" w:hAnsi="Arial" w:cs="Arial"/>
              </w:rPr>
              <w:br/>
              <w:t>DUAL perfusion</w:t>
            </w:r>
          </w:p>
        </w:tc>
        <w:tc>
          <w:tcPr>
            <w:tcW w:w="1265" w:type="dxa"/>
          </w:tcPr>
          <w:p w14:paraId="1C6E3A3D" w14:textId="77777777" w:rsidR="00F10DA0" w:rsidRPr="006C6E2E" w:rsidRDefault="00F10DA0" w:rsidP="006C6E2E">
            <w:pPr>
              <w:snapToGrid w:val="0"/>
              <w:spacing w:after="80"/>
              <w:rPr>
                <w:rFonts w:ascii="Arial" w:hAnsi="Arial" w:cs="Arial"/>
              </w:rPr>
            </w:pPr>
            <w:r w:rsidRPr="006C6E2E">
              <w:rPr>
                <w:rFonts w:ascii="Arial" w:hAnsi="Arial" w:cs="Arial"/>
              </w:rPr>
              <w:t>10 NMP</w:t>
            </w:r>
            <w:r w:rsidRPr="006C6E2E">
              <w:rPr>
                <w:rFonts w:ascii="Arial" w:hAnsi="Arial" w:cs="Arial"/>
              </w:rPr>
              <w:br/>
              <w:t>10 CHS</w:t>
            </w:r>
          </w:p>
        </w:tc>
        <w:tc>
          <w:tcPr>
            <w:tcW w:w="2237" w:type="dxa"/>
          </w:tcPr>
          <w:p w14:paraId="4BBCF613" w14:textId="77777777" w:rsidR="00F10DA0" w:rsidRPr="006C6E2E" w:rsidRDefault="00F10DA0" w:rsidP="006C6E2E">
            <w:pPr>
              <w:snapToGrid w:val="0"/>
              <w:spacing w:after="80"/>
              <w:rPr>
                <w:rFonts w:ascii="Arial" w:hAnsi="Arial" w:cs="Arial"/>
              </w:rPr>
            </w:pPr>
            <w:r w:rsidRPr="006C6E2E">
              <w:rPr>
                <w:rFonts w:ascii="Arial" w:hAnsi="Arial" w:cs="Arial"/>
              </w:rPr>
              <w:t>Survie greffon et receveur à 6 mois</w:t>
            </w:r>
          </w:p>
        </w:tc>
        <w:tc>
          <w:tcPr>
            <w:tcW w:w="4980" w:type="dxa"/>
          </w:tcPr>
          <w:p w14:paraId="2B390E6C" w14:textId="77777777" w:rsidR="00F10DA0" w:rsidRPr="006C6E2E" w:rsidRDefault="00F10DA0" w:rsidP="006C6E2E">
            <w:pPr>
              <w:snapToGrid w:val="0"/>
              <w:spacing w:after="80"/>
              <w:rPr>
                <w:rFonts w:ascii="Arial" w:hAnsi="Arial" w:cs="Arial"/>
              </w:rPr>
            </w:pPr>
            <w:r w:rsidRPr="006C6E2E">
              <w:rPr>
                <w:rFonts w:ascii="Arial" w:hAnsi="Arial" w:cs="Arial"/>
              </w:rPr>
              <w:t>Survie post-greffe est comparable entre NMP post-ischémique et CHS</w:t>
            </w:r>
            <w:r w:rsidRPr="006C6E2E">
              <w:rPr>
                <w:rFonts w:ascii="Arial" w:hAnsi="Arial" w:cs="Arial"/>
              </w:rPr>
              <w:br/>
              <w:t>Survie greffon : NMP 90 % vs SCS 90 %</w:t>
            </w:r>
            <w:r w:rsidRPr="006C6E2E">
              <w:rPr>
                <w:rFonts w:ascii="Arial" w:hAnsi="Arial" w:cs="Arial"/>
              </w:rPr>
              <w:br/>
              <w:t>Survie receveur : NMP 100 % vs SCS 90 %</w:t>
            </w:r>
          </w:p>
        </w:tc>
      </w:tr>
      <w:tr w:rsidR="00F10DA0" w:rsidRPr="00194B53" w14:paraId="11BB4907" w14:textId="77777777" w:rsidTr="000510A8">
        <w:trPr>
          <w:trHeight w:val="567"/>
        </w:trPr>
        <w:tc>
          <w:tcPr>
            <w:tcW w:w="15898" w:type="dxa"/>
            <w:gridSpan w:val="8"/>
          </w:tcPr>
          <w:p w14:paraId="403A2571" w14:textId="77777777" w:rsidR="00F10DA0" w:rsidRPr="006C6E2E" w:rsidRDefault="00F10DA0" w:rsidP="006C6E2E">
            <w:pPr>
              <w:snapToGrid w:val="0"/>
              <w:spacing w:after="80"/>
              <w:rPr>
                <w:rFonts w:ascii="Arial" w:hAnsi="Arial" w:cs="Arial"/>
              </w:rPr>
            </w:pPr>
            <w:r w:rsidRPr="006C6E2E">
              <w:rPr>
                <w:rFonts w:ascii="Arial" w:hAnsi="Arial" w:cs="Arial"/>
              </w:rPr>
              <w:t>CHS : conservation hypothermique statique ; DDAC : donneurs décédés après arrêt circulatoire ; DME : donneur en mort encéphalique ; EAD : dysfonction précoce du greffon ; NMP : perfusion normothermique.</w:t>
            </w:r>
          </w:p>
        </w:tc>
      </w:tr>
    </w:tbl>
    <w:p w14:paraId="636ED6EF" w14:textId="77777777" w:rsidR="00F10DA0" w:rsidRDefault="00F10DA0" w:rsidP="006C6E2E">
      <w:pPr>
        <w:spacing w:line="240" w:lineRule="auto"/>
        <w:rPr>
          <w:rFonts w:asciiTheme="majorHAnsi" w:eastAsiaTheme="majorEastAsia" w:hAnsiTheme="majorHAnsi" w:cstheme="majorBidi"/>
          <w:color w:val="2F5496" w:themeColor="accent1" w:themeShade="BF"/>
          <w:sz w:val="26"/>
          <w:szCs w:val="26"/>
        </w:rPr>
        <w:sectPr w:rsidR="00F10DA0" w:rsidSect="00F10DA0">
          <w:pgSz w:w="16838" w:h="11906" w:orient="landscape"/>
          <w:pgMar w:top="1080" w:right="1440" w:bottom="1080" w:left="1440" w:header="708" w:footer="708" w:gutter="0"/>
          <w:cols w:space="708"/>
          <w:docGrid w:linePitch="360"/>
        </w:sectPr>
      </w:pPr>
    </w:p>
    <w:p w14:paraId="4AAE02EA" w14:textId="686676B7" w:rsidR="00EB00F5" w:rsidRPr="006C6E2E" w:rsidRDefault="00F10DA0" w:rsidP="006C6E2E">
      <w:pPr>
        <w:pStyle w:val="Heading2"/>
        <w:spacing w:line="240" w:lineRule="auto"/>
        <w:rPr>
          <w:rFonts w:ascii="Arial" w:hAnsi="Arial" w:cs="Arial"/>
        </w:rPr>
      </w:pPr>
      <w:r w:rsidRPr="006C6E2E">
        <w:rPr>
          <w:rFonts w:ascii="Arial" w:hAnsi="Arial" w:cs="Arial"/>
          <w:noProof/>
          <w:color w:val="000000" w:themeColor="text1"/>
        </w:rPr>
        <w:lastRenderedPageBreak/>
        <mc:AlternateContent>
          <mc:Choice Requires="wps">
            <w:drawing>
              <wp:anchor distT="0" distB="0" distL="114300" distR="114300" simplePos="0" relativeHeight="251665408" behindDoc="0" locked="0" layoutInCell="1" allowOverlap="1" wp14:anchorId="7AE81F8F" wp14:editId="37754382">
                <wp:simplePos x="0" y="0"/>
                <wp:positionH relativeFrom="column">
                  <wp:posOffset>6016733</wp:posOffset>
                </wp:positionH>
                <wp:positionV relativeFrom="paragraph">
                  <wp:posOffset>-706947</wp:posOffset>
                </wp:positionV>
                <wp:extent cx="396815" cy="405190"/>
                <wp:effectExtent l="0" t="0" r="22860" b="13970"/>
                <wp:wrapNone/>
                <wp:docPr id="9" name="Rectangle 9"/>
                <wp:cNvGraphicFramePr/>
                <a:graphic xmlns:a="http://schemas.openxmlformats.org/drawingml/2006/main">
                  <a:graphicData uri="http://schemas.microsoft.com/office/word/2010/wordprocessingShape">
                    <wps:wsp>
                      <wps:cNvSpPr/>
                      <wps:spPr>
                        <a:xfrm>
                          <a:off x="0" y="0"/>
                          <a:ext cx="396815" cy="4051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3B3CE0" id="Rectangle 9" o:spid="_x0000_s1026" style="position:absolute;margin-left:473.75pt;margin-top:-55.65pt;width:31.25pt;height:31.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" fillcolor="white [3212]" strokecolor="white [3212]" strokeweight="1pt"/>
            </w:pict>
          </mc:Fallback>
        </mc:AlternateContent>
      </w:r>
      <w:r w:rsidR="00EB00F5" w:rsidRPr="006C6E2E">
        <w:rPr>
          <w:rFonts w:ascii="Arial" w:hAnsi="Arial" w:cs="Arial"/>
        </w:rPr>
        <w:t>Bibliographie</w:t>
      </w:r>
      <w:bookmarkEnd w:id="19"/>
    </w:p>
    <w:p w14:paraId="10B29830" w14:textId="77777777" w:rsidR="00EB00F5" w:rsidRPr="006C6E2E" w:rsidRDefault="00EB00F5" w:rsidP="006C6E2E">
      <w:pPr>
        <w:pStyle w:val="Bibliography"/>
        <w:spacing w:line="240" w:lineRule="auto"/>
        <w:rPr>
          <w:rFonts w:ascii="Arial" w:hAnsi="Arial" w:cs="Arial"/>
        </w:rPr>
      </w:pPr>
      <w:r w:rsidRPr="006C6E2E">
        <w:rPr>
          <w:rFonts w:ascii="Arial" w:hAnsi="Arial" w:cs="Arial"/>
        </w:rPr>
        <w:fldChar w:fldCharType="begin"/>
      </w:r>
      <w:r w:rsidRPr="006C6E2E">
        <w:rPr>
          <w:rFonts w:ascii="Arial" w:hAnsi="Arial" w:cs="Arial"/>
        </w:rPr>
        <w:instrText xml:space="preserve"> ADDIN ZOTERO_BIBL {"uncited":[],"omitted":[],"custom":[]} CSL_BIBLIOGRAPHY </w:instrText>
      </w:r>
      <w:r w:rsidRPr="006C6E2E">
        <w:rPr>
          <w:rFonts w:ascii="Arial" w:hAnsi="Arial" w:cs="Arial"/>
        </w:rPr>
        <w:fldChar w:fldCharType="separate"/>
      </w:r>
      <w:r w:rsidRPr="006C6E2E">
        <w:rPr>
          <w:rFonts w:ascii="Arial" w:hAnsi="Arial" w:cs="Arial"/>
        </w:rPr>
        <w:t>1.</w:t>
      </w:r>
      <w:r w:rsidRPr="006C6E2E">
        <w:rPr>
          <w:rFonts w:ascii="Arial" w:hAnsi="Arial" w:cs="Arial"/>
        </w:rPr>
        <w:tab/>
        <w:t>Agence de la biomédecine - Le rapport annuel médical et scientifique 2017 [Internet].. Disponible sur: https://www.agence-biomedecine.fr/annexes/bilan2017/donnees/organes/05-foie/synthese.htm</w:t>
      </w:r>
    </w:p>
    <w:p w14:paraId="2E85205D" w14:textId="7FB55001" w:rsidR="00EB00F5" w:rsidRPr="006C6E2E" w:rsidRDefault="00EB00F5" w:rsidP="006C6E2E">
      <w:pPr>
        <w:pStyle w:val="Bibliography"/>
        <w:spacing w:line="240" w:lineRule="auto"/>
        <w:rPr>
          <w:rFonts w:ascii="Arial" w:hAnsi="Arial" w:cs="Arial"/>
          <w:lang w:val="en-US"/>
        </w:rPr>
      </w:pPr>
      <w:r w:rsidRPr="006C6E2E">
        <w:rPr>
          <w:rFonts w:ascii="Arial" w:hAnsi="Arial" w:cs="Arial"/>
        </w:rPr>
        <w:t>2.</w:t>
      </w:r>
      <w:r w:rsidRPr="006C6E2E">
        <w:rPr>
          <w:rFonts w:ascii="Arial" w:hAnsi="Arial" w:cs="Arial"/>
        </w:rPr>
        <w:tab/>
        <w:t xml:space="preserve">Muller X, Rossignol G, Mohkam K, Mabrut JY. Stratégies de conservation des greffons en transplantation hépatique – progrès et perspectives en France. </w:t>
      </w:r>
      <w:r w:rsidRPr="006C6E2E">
        <w:rPr>
          <w:rFonts w:ascii="Arial" w:hAnsi="Arial" w:cs="Arial"/>
          <w:lang w:val="en-US"/>
        </w:rPr>
        <w:t>J Chir Viscérale. 1 oct 2022;159(5):412</w:t>
      </w:r>
      <w:r w:rsidRPr="006C6E2E">
        <w:rPr>
          <w:rFonts w:ascii="Cambria Math" w:hAnsi="Cambria Math" w:cs="Cambria Math"/>
          <w:lang w:val="en-US"/>
        </w:rPr>
        <w:t>‑</w:t>
      </w:r>
      <w:r w:rsidRPr="006C6E2E">
        <w:rPr>
          <w:rFonts w:ascii="Arial" w:hAnsi="Arial" w:cs="Arial"/>
          <w:lang w:val="en-US"/>
        </w:rPr>
        <w:t xml:space="preserve">22. </w:t>
      </w:r>
    </w:p>
    <w:p w14:paraId="443748BB"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lang w:val="en-US"/>
        </w:rPr>
        <w:t>3.</w:t>
      </w:r>
      <w:r w:rsidRPr="006C6E2E">
        <w:rPr>
          <w:rFonts w:ascii="Arial" w:hAnsi="Arial" w:cs="Arial"/>
          <w:lang w:val="en-US"/>
        </w:rPr>
        <w:tab/>
        <w:t xml:space="preserve">Morariu AM, vd Plaats A, v Oeveren W, ’t Hart NA, Leuvenink HGD, Graaff R, et al. HYPERAGGREGATING EFFECT OF HYDROXYETHYL STARCH COMPONENTS AND UNIVERSITY OF WISCONSIN SOLUTION ON HUMAN RED BLOOD CELLS: A RISK OF IMPAIRED GRAFT PERFUSION IN ORGAN PROCUREMENT? Transplantation. 15 juill 2003;76(1):37. </w:t>
      </w:r>
    </w:p>
    <w:p w14:paraId="17EE0993" w14:textId="77777777" w:rsidR="00EB00F5" w:rsidRPr="006C6E2E" w:rsidRDefault="00EB00F5" w:rsidP="006C6E2E">
      <w:pPr>
        <w:pStyle w:val="Bibliography"/>
        <w:spacing w:line="240" w:lineRule="auto"/>
        <w:rPr>
          <w:rFonts w:ascii="Arial" w:hAnsi="Arial" w:cs="Arial"/>
        </w:rPr>
      </w:pPr>
      <w:r w:rsidRPr="006C6E2E">
        <w:rPr>
          <w:rFonts w:ascii="Arial" w:hAnsi="Arial" w:cs="Arial"/>
          <w:lang w:val="en-US"/>
        </w:rPr>
        <w:t>4.</w:t>
      </w:r>
      <w:r w:rsidRPr="006C6E2E">
        <w:rPr>
          <w:rFonts w:ascii="Arial" w:hAnsi="Arial" w:cs="Arial"/>
          <w:lang w:val="en-US"/>
        </w:rPr>
        <w:tab/>
        <w:t xml:space="preserve">Jayant K, Reccia I, Virdis F, Shapiro AMJ. The Role of Normothermic Perfusion in Liver Transplantation (TRaNsIT Study): A Systematic Review of Preliminary Studies. </w:t>
      </w:r>
      <w:r w:rsidRPr="006C6E2E">
        <w:rPr>
          <w:rFonts w:ascii="Arial" w:hAnsi="Arial" w:cs="Arial"/>
        </w:rPr>
        <w:t xml:space="preserve">HPB Surg. 2018;2018(1):6360423. </w:t>
      </w:r>
    </w:p>
    <w:p w14:paraId="21F20580" w14:textId="092BEE0E" w:rsidR="00EB00F5" w:rsidRPr="006C6E2E" w:rsidRDefault="00EB00F5" w:rsidP="006C6E2E">
      <w:pPr>
        <w:pStyle w:val="Bibliography"/>
        <w:spacing w:line="240" w:lineRule="auto"/>
        <w:rPr>
          <w:rFonts w:ascii="Arial" w:hAnsi="Arial" w:cs="Arial"/>
          <w:lang w:val="en-US"/>
        </w:rPr>
      </w:pPr>
      <w:r w:rsidRPr="006C6E2E">
        <w:rPr>
          <w:rFonts w:ascii="Arial" w:hAnsi="Arial" w:cs="Arial"/>
        </w:rPr>
        <w:t>5.</w:t>
      </w:r>
      <w:r w:rsidRPr="006C6E2E">
        <w:rPr>
          <w:rFonts w:ascii="Arial" w:hAnsi="Arial" w:cs="Arial"/>
        </w:rPr>
        <w:tab/>
        <w:t xml:space="preserve">Goumard C, Turco C, Sakka M, Aoudjehane L, Lesnik P, Savier E, et al. </w:t>
      </w:r>
      <w:r w:rsidRPr="006C6E2E">
        <w:rPr>
          <w:rFonts w:ascii="Arial" w:hAnsi="Arial" w:cs="Arial"/>
          <w:lang w:val="en-US"/>
        </w:rPr>
        <w:t xml:space="preserve">Ex-Vivo Pharmacological Defatting of the Liver: A Review. J Clin Med. janv 2021;10(6):1253. </w:t>
      </w:r>
    </w:p>
    <w:p w14:paraId="5CC9C2B6"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lang w:val="en-US"/>
        </w:rPr>
        <w:t>6.</w:t>
      </w:r>
      <w:r w:rsidRPr="006C6E2E">
        <w:rPr>
          <w:rFonts w:ascii="Arial" w:hAnsi="Arial" w:cs="Arial"/>
          <w:lang w:val="en-US"/>
        </w:rPr>
        <w:tab/>
        <w:t>Boteon YL, Boteon APCS, Attard J, Mergental H, Mirza DF, Bhogal RH, et al. Ex situ machine perfusion as a tool to recondition steatotic donor livers: Troublesome features of fatty livers and the role of defatting therapies. A systematic review. Am J Transplant. 1 oct 2018;18(10):2384</w:t>
      </w:r>
      <w:r w:rsidRPr="006C6E2E">
        <w:rPr>
          <w:rFonts w:ascii="Cambria Math" w:hAnsi="Cambria Math" w:cs="Cambria Math"/>
          <w:lang w:val="en-US"/>
        </w:rPr>
        <w:t>‑</w:t>
      </w:r>
      <w:r w:rsidRPr="006C6E2E">
        <w:rPr>
          <w:rFonts w:ascii="Arial" w:hAnsi="Arial" w:cs="Arial"/>
          <w:lang w:val="en-US"/>
        </w:rPr>
        <w:t xml:space="preserve">99. </w:t>
      </w:r>
    </w:p>
    <w:p w14:paraId="433F9755"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lang w:val="en-US"/>
        </w:rPr>
        <w:t>7.</w:t>
      </w:r>
      <w:r w:rsidRPr="006C6E2E">
        <w:rPr>
          <w:rFonts w:ascii="Arial" w:hAnsi="Arial" w:cs="Arial"/>
          <w:lang w:val="en-US"/>
        </w:rPr>
        <w:tab/>
        <w:t>Nasralla D, Coussios CC, Mergental H, Akhtar MZ, Butler AJ, Ceresa CDL, et al. A randomized trial of normothermic preservation in liver transplantation. Nature. mai 2018;557(7703):50</w:t>
      </w:r>
      <w:r w:rsidRPr="006C6E2E">
        <w:rPr>
          <w:rFonts w:ascii="Cambria Math" w:hAnsi="Cambria Math" w:cs="Cambria Math"/>
          <w:lang w:val="en-US"/>
        </w:rPr>
        <w:t>‑</w:t>
      </w:r>
      <w:r w:rsidRPr="006C6E2E">
        <w:rPr>
          <w:rFonts w:ascii="Arial" w:hAnsi="Arial" w:cs="Arial"/>
          <w:lang w:val="en-US"/>
        </w:rPr>
        <w:t xml:space="preserve">6. </w:t>
      </w:r>
    </w:p>
    <w:p w14:paraId="799D8233" w14:textId="77777777" w:rsidR="00EB00F5" w:rsidRPr="006C6E2E" w:rsidRDefault="00EB00F5" w:rsidP="006C6E2E">
      <w:pPr>
        <w:pStyle w:val="Bibliography"/>
        <w:spacing w:line="240" w:lineRule="auto"/>
        <w:rPr>
          <w:rFonts w:ascii="Arial" w:hAnsi="Arial" w:cs="Arial"/>
        </w:rPr>
      </w:pPr>
      <w:r w:rsidRPr="006C6E2E">
        <w:rPr>
          <w:rFonts w:ascii="Arial" w:hAnsi="Arial" w:cs="Arial"/>
          <w:lang w:val="en-US"/>
        </w:rPr>
        <w:t>8.</w:t>
      </w:r>
      <w:r w:rsidRPr="006C6E2E">
        <w:rPr>
          <w:rFonts w:ascii="Arial" w:hAnsi="Arial" w:cs="Arial"/>
          <w:lang w:val="en-US"/>
        </w:rPr>
        <w:tab/>
        <w:t xml:space="preserve">Markmann JF, Abouljoud MS, Ghobrial RM, Bhati CS, Pelletier SJ, Lu AD, et al. Impact of Portable Normothermic Blood-Based Machine Perfusion on Outcomes of Liver Transplant: The OCS Liver PROTECT Randomized Clinical Trial. </w:t>
      </w:r>
      <w:r w:rsidRPr="006C6E2E">
        <w:rPr>
          <w:rFonts w:ascii="Arial" w:hAnsi="Arial" w:cs="Arial"/>
        </w:rPr>
        <w:t>JAMA Surg. 1 mars 2022;157(3):189</w:t>
      </w:r>
      <w:r w:rsidRPr="006C6E2E">
        <w:rPr>
          <w:rFonts w:ascii="Cambria Math" w:hAnsi="Cambria Math" w:cs="Cambria Math"/>
        </w:rPr>
        <w:t>‑</w:t>
      </w:r>
      <w:r w:rsidRPr="006C6E2E">
        <w:rPr>
          <w:rFonts w:ascii="Arial" w:hAnsi="Arial" w:cs="Arial"/>
        </w:rPr>
        <w:t xml:space="preserve">98. </w:t>
      </w:r>
    </w:p>
    <w:p w14:paraId="2A98D511"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rPr>
        <w:t>9.</w:t>
      </w:r>
      <w:r w:rsidRPr="006C6E2E">
        <w:rPr>
          <w:rFonts w:ascii="Arial" w:hAnsi="Arial" w:cs="Arial"/>
        </w:rPr>
        <w:tab/>
        <w:t xml:space="preserve">Ghinolfi D, Rreka E, De Tata V, Franzini M, Pezzati D, Fierabracci V, et al. </w:t>
      </w:r>
      <w:r w:rsidRPr="006C6E2E">
        <w:rPr>
          <w:rFonts w:ascii="Arial" w:hAnsi="Arial" w:cs="Arial"/>
          <w:lang w:val="en-US"/>
        </w:rPr>
        <w:t>Pilot, Open, Randomized, Prospective Trial for Normothermic Machine Perfusion Evaluation in Liver Transplantation From Older Donors. Liver Transpl. 2019;25(3):436</w:t>
      </w:r>
      <w:r w:rsidRPr="006C6E2E">
        <w:rPr>
          <w:rFonts w:ascii="Cambria Math" w:hAnsi="Cambria Math" w:cs="Cambria Math"/>
          <w:lang w:val="en-US"/>
        </w:rPr>
        <w:t>‑</w:t>
      </w:r>
      <w:r w:rsidRPr="006C6E2E">
        <w:rPr>
          <w:rFonts w:ascii="Arial" w:hAnsi="Arial" w:cs="Arial"/>
          <w:lang w:val="en-US"/>
        </w:rPr>
        <w:t xml:space="preserve">49. </w:t>
      </w:r>
    </w:p>
    <w:p w14:paraId="4432AE70"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lang w:val="en-US"/>
        </w:rPr>
        <w:t>10.</w:t>
      </w:r>
      <w:r w:rsidRPr="006C6E2E">
        <w:rPr>
          <w:rFonts w:ascii="Arial" w:hAnsi="Arial" w:cs="Arial"/>
          <w:lang w:val="en-US"/>
        </w:rPr>
        <w:tab/>
        <w:t>Warnecke G, Van Raemdonck D, Smith MA, Massard G, Kukreja J, Rea F, et al. Normothermic ex-vivo preservation with the portable Organ Care System Lung device for bilateral lung transplantation (INSPIRE): a randomised, open-label, non-inferiority, phase 3 study. Lancet Respir Med. 1 mai 2018;6(5):357</w:t>
      </w:r>
      <w:r w:rsidRPr="006C6E2E">
        <w:rPr>
          <w:rFonts w:ascii="Cambria Math" w:hAnsi="Cambria Math" w:cs="Cambria Math"/>
          <w:lang w:val="en-US"/>
        </w:rPr>
        <w:t>‑</w:t>
      </w:r>
      <w:r w:rsidRPr="006C6E2E">
        <w:rPr>
          <w:rFonts w:ascii="Arial" w:hAnsi="Arial" w:cs="Arial"/>
          <w:lang w:val="en-US"/>
        </w:rPr>
        <w:t xml:space="preserve">67. </w:t>
      </w:r>
    </w:p>
    <w:p w14:paraId="675AE08B" w14:textId="77777777" w:rsidR="00EB00F5" w:rsidRPr="006C6E2E" w:rsidRDefault="00EB00F5" w:rsidP="006C6E2E">
      <w:pPr>
        <w:pStyle w:val="Bibliography"/>
        <w:spacing w:line="240" w:lineRule="auto"/>
        <w:rPr>
          <w:rFonts w:ascii="Arial" w:hAnsi="Arial" w:cs="Arial"/>
        </w:rPr>
      </w:pPr>
      <w:r w:rsidRPr="006C6E2E">
        <w:rPr>
          <w:rFonts w:ascii="Arial" w:hAnsi="Arial" w:cs="Arial"/>
          <w:lang w:val="en-US"/>
        </w:rPr>
        <w:t>11.</w:t>
      </w:r>
      <w:r w:rsidRPr="006C6E2E">
        <w:rPr>
          <w:rFonts w:ascii="Arial" w:hAnsi="Arial" w:cs="Arial"/>
          <w:lang w:val="en-US"/>
        </w:rPr>
        <w:tab/>
        <w:t xml:space="preserve">Ardehali A, Esmailian F, Deng M, Soltesz E, Hsich E, Naka Y, et al. Ex-vivo perfusion of donor hearts for human heart transplantation (PROCEED II): a prospective, open-label, multicentre, randomised non-inferiority trial. </w:t>
      </w:r>
      <w:r w:rsidRPr="006C6E2E">
        <w:rPr>
          <w:rFonts w:ascii="Arial" w:hAnsi="Arial" w:cs="Arial"/>
        </w:rPr>
        <w:t>The Lancet. 27 juin 2015;385(9987):2577</w:t>
      </w:r>
      <w:r w:rsidRPr="006C6E2E">
        <w:rPr>
          <w:rFonts w:ascii="Cambria Math" w:hAnsi="Cambria Math" w:cs="Cambria Math"/>
        </w:rPr>
        <w:t>‑</w:t>
      </w:r>
      <w:r w:rsidRPr="006C6E2E">
        <w:rPr>
          <w:rFonts w:ascii="Arial" w:hAnsi="Arial" w:cs="Arial"/>
        </w:rPr>
        <w:t xml:space="preserve">84. </w:t>
      </w:r>
    </w:p>
    <w:p w14:paraId="246516E1"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rPr>
        <w:t>12.</w:t>
      </w:r>
      <w:r w:rsidRPr="006C6E2E">
        <w:rPr>
          <w:rFonts w:ascii="Arial" w:hAnsi="Arial" w:cs="Arial"/>
        </w:rPr>
        <w:tab/>
        <w:t xml:space="preserve">Matton APM, Burlage LC, van Rijn R, de Vries Y, Karangwa SA, Nijsten MW, et al. </w:t>
      </w:r>
      <w:r w:rsidRPr="006C6E2E">
        <w:rPr>
          <w:rFonts w:ascii="Arial" w:hAnsi="Arial" w:cs="Arial"/>
          <w:lang w:val="en-US"/>
        </w:rPr>
        <w:t xml:space="preserve">Normothermic machine perfusion of donor livers without the need for human blood products. Liver Transpl. avr 2018;24(4):528. </w:t>
      </w:r>
    </w:p>
    <w:p w14:paraId="552B7C2B"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lang w:val="en-US"/>
        </w:rPr>
        <w:t>13.</w:t>
      </w:r>
      <w:r w:rsidRPr="006C6E2E">
        <w:rPr>
          <w:rFonts w:ascii="Arial" w:hAnsi="Arial" w:cs="Arial"/>
          <w:lang w:val="en-US"/>
        </w:rPr>
        <w:tab/>
        <w:t xml:space="preserve">Mackenzie CF, Dubé GP, Pitman A, Zafirelis M. Users Guide to Pitfalls and Lessons Learned About HBOC-201 During Clinical Trials, Expanded Access, and Clinical Use in 1,701 Patients. Shock. oct 2019;52(1S):92. </w:t>
      </w:r>
    </w:p>
    <w:p w14:paraId="004773F0"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lang w:val="en-US"/>
        </w:rPr>
        <w:t>14.</w:t>
      </w:r>
      <w:r w:rsidRPr="006C6E2E">
        <w:rPr>
          <w:rFonts w:ascii="Arial" w:hAnsi="Arial" w:cs="Arial"/>
          <w:lang w:val="en-US"/>
        </w:rPr>
        <w:tab/>
        <w:t xml:space="preserve">Meur YL, Nowak E, Barrou B, Thierry A, Badet L, Buchler M, et al. Evaluation of the efficacy of HEMO2life®, a marine OXYgen carrier for Organ Preservation (OxyOp2) in renal transplantation: study protocol for a multicenter randomized trial. Trials. 1 mai 2023;24:302. </w:t>
      </w:r>
    </w:p>
    <w:p w14:paraId="50376A65" w14:textId="3DE52C6A" w:rsidR="00EB00F5" w:rsidRPr="006C6E2E" w:rsidRDefault="00F10DA0" w:rsidP="006C6E2E">
      <w:pPr>
        <w:pStyle w:val="Bibliography"/>
        <w:spacing w:line="240" w:lineRule="auto"/>
        <w:rPr>
          <w:rFonts w:ascii="Arial" w:hAnsi="Arial" w:cs="Arial"/>
        </w:rPr>
      </w:pPr>
      <w:r w:rsidRPr="006C6E2E">
        <w:rPr>
          <w:rFonts w:ascii="Arial" w:hAnsi="Arial" w:cs="Arial"/>
          <w:noProof/>
          <w:color w:val="000000" w:themeColor="text1"/>
        </w:rPr>
        <w:lastRenderedPageBreak/>
        <mc:AlternateContent>
          <mc:Choice Requires="wps">
            <w:drawing>
              <wp:anchor distT="0" distB="0" distL="114300" distR="114300" simplePos="0" relativeHeight="251667456" behindDoc="0" locked="0" layoutInCell="1" allowOverlap="1" wp14:anchorId="2F4B1DA2" wp14:editId="25923558">
                <wp:simplePos x="0" y="0"/>
                <wp:positionH relativeFrom="rightMargin">
                  <wp:posOffset>-232913</wp:posOffset>
                </wp:positionH>
                <wp:positionV relativeFrom="paragraph">
                  <wp:posOffset>-683332</wp:posOffset>
                </wp:positionV>
                <wp:extent cx="396815" cy="405190"/>
                <wp:effectExtent l="0" t="0" r="22860" b="13970"/>
                <wp:wrapNone/>
                <wp:docPr id="10" name="Rectangle 10"/>
                <wp:cNvGraphicFramePr/>
                <a:graphic xmlns:a="http://schemas.openxmlformats.org/drawingml/2006/main">
                  <a:graphicData uri="http://schemas.microsoft.com/office/word/2010/wordprocessingShape">
                    <wps:wsp>
                      <wps:cNvSpPr/>
                      <wps:spPr>
                        <a:xfrm>
                          <a:off x="0" y="0"/>
                          <a:ext cx="396815" cy="4051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963164" id="Rectangle 10" o:spid="_x0000_s1026" style="position:absolute;margin-left:-18.35pt;margin-top:-53.8pt;width:31.25pt;height:31.9pt;z-index:251667456;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" fillcolor="white [3212]" strokecolor="white [3212]" strokeweight="1pt">
                <w10:wrap anchorx="margin"/>
              </v:rect>
            </w:pict>
          </mc:Fallback>
        </mc:AlternateContent>
      </w:r>
      <w:r w:rsidR="00EB00F5" w:rsidRPr="006C6E2E">
        <w:rPr>
          <w:rFonts w:ascii="Arial" w:hAnsi="Arial" w:cs="Arial"/>
          <w:lang w:val="en-US"/>
        </w:rPr>
        <w:t>15.</w:t>
      </w:r>
      <w:r w:rsidR="00EB00F5" w:rsidRPr="006C6E2E">
        <w:rPr>
          <w:rFonts w:ascii="Arial" w:hAnsi="Arial" w:cs="Arial"/>
          <w:lang w:val="en-US"/>
        </w:rPr>
        <w:tab/>
        <w:t xml:space="preserve">Meybohm P, Choorapoikayil S, Wessels A, Herrmann E, Zacharowski K, Spahn DR. Washed cell salvage in surgical patients: A review and meta-analysis of prospective randomized trials under PRISMA. </w:t>
      </w:r>
      <w:r w:rsidR="00EB00F5" w:rsidRPr="006C6E2E">
        <w:rPr>
          <w:rFonts w:ascii="Arial" w:hAnsi="Arial" w:cs="Arial"/>
        </w:rPr>
        <w:t xml:space="preserve">Medicine (Baltimore). août 2016;95(31):e4490. </w:t>
      </w:r>
    </w:p>
    <w:p w14:paraId="78F984F9" w14:textId="77777777" w:rsidR="00EB00F5" w:rsidRPr="006C6E2E" w:rsidRDefault="00EB00F5" w:rsidP="006C6E2E">
      <w:pPr>
        <w:pStyle w:val="Bibliography"/>
        <w:spacing w:line="240" w:lineRule="auto"/>
        <w:rPr>
          <w:rFonts w:ascii="Arial" w:hAnsi="Arial" w:cs="Arial"/>
        </w:rPr>
      </w:pPr>
      <w:r w:rsidRPr="006C6E2E">
        <w:rPr>
          <w:rFonts w:ascii="Arial" w:hAnsi="Arial" w:cs="Arial"/>
        </w:rPr>
        <w:t>16.</w:t>
      </w:r>
      <w:r w:rsidRPr="006C6E2E">
        <w:rPr>
          <w:rFonts w:ascii="Arial" w:hAnsi="Arial" w:cs="Arial"/>
        </w:rPr>
        <w:tab/>
        <w:t xml:space="preserve">Bocquet-Lecinq A, Brice A, Mercier FJ. RÉCUPÉRATION PEROPÉRATOIRE DU SANG (CELL SAVER) EN GYNÉCOLOGIE-OBSTÉTRIQUE. </w:t>
      </w:r>
    </w:p>
    <w:p w14:paraId="176F3C58"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lang w:val="en-US"/>
        </w:rPr>
        <w:t>17.</w:t>
      </w:r>
      <w:r w:rsidRPr="006C6E2E">
        <w:rPr>
          <w:rFonts w:ascii="Arial" w:hAnsi="Arial" w:cs="Arial"/>
          <w:lang w:val="en-US"/>
        </w:rPr>
        <w:tab/>
        <w:t xml:space="preserve">Oku T, Harasaki H, Smith W, Nosé Y. A Comparative Study of Four Nonpulsatile Pumps. ASAIO J. sept 1988;34(3):500. </w:t>
      </w:r>
    </w:p>
    <w:p w14:paraId="216AC76C"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lang w:val="en-US"/>
        </w:rPr>
        <w:t>18.</w:t>
      </w:r>
      <w:r w:rsidRPr="006C6E2E">
        <w:rPr>
          <w:rFonts w:ascii="Arial" w:hAnsi="Arial" w:cs="Arial"/>
          <w:lang w:val="en-US"/>
        </w:rPr>
        <w:tab/>
        <w:t>Moen O, Fosse E, Bråten J, Andersson C, Fagerhol MK, Venge P, et al. Roller and centrifugal pumps compared in vitro with regard to haemolysis, granulocyte and complement activation. Perfusion. mars 1994;9(2):109</w:t>
      </w:r>
      <w:r w:rsidRPr="006C6E2E">
        <w:rPr>
          <w:rFonts w:ascii="Cambria Math" w:hAnsi="Cambria Math" w:cs="Cambria Math"/>
          <w:lang w:val="en-US"/>
        </w:rPr>
        <w:t>‑</w:t>
      </w:r>
      <w:r w:rsidRPr="006C6E2E">
        <w:rPr>
          <w:rFonts w:ascii="Arial" w:hAnsi="Arial" w:cs="Arial"/>
          <w:lang w:val="en-US"/>
        </w:rPr>
        <w:t xml:space="preserve">17. </w:t>
      </w:r>
    </w:p>
    <w:p w14:paraId="187150B4"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lang w:val="en-US"/>
        </w:rPr>
        <w:t>19.</w:t>
      </w:r>
      <w:r w:rsidRPr="006C6E2E">
        <w:rPr>
          <w:rFonts w:ascii="Arial" w:hAnsi="Arial" w:cs="Arial"/>
          <w:lang w:val="en-US"/>
        </w:rPr>
        <w:tab/>
        <w:t>Rawn O, Harris H, Riley J, Yoda O, Blackwell M. An Under-Occluded Roller Pump is Less Hemolytic Than a Centrifugal Pump. J Extracorpor Technol. mars 1997;29(1):15</w:t>
      </w:r>
      <w:r w:rsidRPr="006C6E2E">
        <w:rPr>
          <w:rFonts w:ascii="Cambria Math" w:hAnsi="Cambria Math" w:cs="Cambria Math"/>
          <w:lang w:val="en-US"/>
        </w:rPr>
        <w:t>‑</w:t>
      </w:r>
      <w:r w:rsidRPr="006C6E2E">
        <w:rPr>
          <w:rFonts w:ascii="Arial" w:hAnsi="Arial" w:cs="Arial"/>
          <w:lang w:val="en-US"/>
        </w:rPr>
        <w:t xml:space="preserve">8. </w:t>
      </w:r>
    </w:p>
    <w:p w14:paraId="4E31D465" w14:textId="77777777" w:rsidR="00EB00F5" w:rsidRPr="006C6E2E" w:rsidRDefault="00EB00F5" w:rsidP="006C6E2E">
      <w:pPr>
        <w:pStyle w:val="Bibliography"/>
        <w:spacing w:line="240" w:lineRule="auto"/>
        <w:rPr>
          <w:rFonts w:ascii="Arial" w:hAnsi="Arial" w:cs="Arial"/>
          <w:lang w:val="en-US"/>
        </w:rPr>
      </w:pPr>
      <w:r w:rsidRPr="006C6E2E">
        <w:rPr>
          <w:rFonts w:ascii="Arial" w:hAnsi="Arial" w:cs="Arial"/>
          <w:lang w:val="en-US"/>
        </w:rPr>
        <w:t>20.</w:t>
      </w:r>
      <w:r w:rsidRPr="006C6E2E">
        <w:rPr>
          <w:rFonts w:ascii="Arial" w:hAnsi="Arial" w:cs="Arial"/>
          <w:lang w:val="en-US"/>
        </w:rPr>
        <w:tab/>
        <w:t>Tamari Y, Lee-Sensiba K, Leonard EF, Parnell V, Tortolani AJ. The effects of pressure and flow on hemolysis caused by Bio-Medicus centrifugal pumps and roller pumps. Guidelines for choosing a blood pump. J Thorac Cardiovasc Surg. déc 1993;106(6):997</w:t>
      </w:r>
      <w:r w:rsidRPr="006C6E2E">
        <w:rPr>
          <w:rFonts w:ascii="Cambria Math" w:hAnsi="Cambria Math" w:cs="Cambria Math"/>
          <w:lang w:val="en-US"/>
        </w:rPr>
        <w:t>‑</w:t>
      </w:r>
      <w:r w:rsidRPr="006C6E2E">
        <w:rPr>
          <w:rFonts w:ascii="Arial" w:hAnsi="Arial" w:cs="Arial"/>
          <w:lang w:val="en-US"/>
        </w:rPr>
        <w:t xml:space="preserve">1007. </w:t>
      </w:r>
    </w:p>
    <w:p w14:paraId="68ADF9B6" w14:textId="77777777" w:rsidR="00EB00F5" w:rsidRPr="006C6E2E" w:rsidRDefault="00EB00F5" w:rsidP="006C6E2E">
      <w:pPr>
        <w:pStyle w:val="Bibliography"/>
        <w:spacing w:line="240" w:lineRule="auto"/>
        <w:rPr>
          <w:rFonts w:ascii="Arial" w:hAnsi="Arial" w:cs="Arial"/>
        </w:rPr>
      </w:pPr>
      <w:r w:rsidRPr="006C6E2E">
        <w:rPr>
          <w:rFonts w:ascii="Arial" w:hAnsi="Arial" w:cs="Arial"/>
          <w:lang w:val="en-US"/>
        </w:rPr>
        <w:t>21.</w:t>
      </w:r>
      <w:r w:rsidRPr="006C6E2E">
        <w:rPr>
          <w:rFonts w:ascii="Arial" w:hAnsi="Arial" w:cs="Arial"/>
          <w:lang w:val="en-US"/>
        </w:rPr>
        <w:tab/>
        <w:t xml:space="preserve">Murphy GS, Hessel EAI, Groom RC. Optimal Perfusion During Cardiopulmonary Bypass: An Evidence-Based Approach. </w:t>
      </w:r>
      <w:r w:rsidRPr="006C6E2E">
        <w:rPr>
          <w:rFonts w:ascii="Arial" w:hAnsi="Arial" w:cs="Arial"/>
        </w:rPr>
        <w:t xml:space="preserve">Anesth Analg. mai 2009;108(5):1394. </w:t>
      </w:r>
    </w:p>
    <w:p w14:paraId="75519ED8" w14:textId="77777777" w:rsidR="00EB00F5" w:rsidRPr="006C6E2E" w:rsidRDefault="00EB00F5" w:rsidP="006C6E2E">
      <w:pPr>
        <w:pStyle w:val="Bibliography"/>
        <w:spacing w:line="240" w:lineRule="auto"/>
        <w:rPr>
          <w:rFonts w:ascii="Arial" w:hAnsi="Arial" w:cs="Arial"/>
        </w:rPr>
      </w:pPr>
      <w:r w:rsidRPr="006C6E2E">
        <w:rPr>
          <w:rFonts w:ascii="Arial" w:hAnsi="Arial" w:cs="Arial"/>
        </w:rPr>
        <w:t>22.</w:t>
      </w:r>
      <w:r w:rsidRPr="006C6E2E">
        <w:rPr>
          <w:rFonts w:ascii="Arial" w:hAnsi="Arial" w:cs="Arial"/>
        </w:rPr>
        <w:tab/>
        <w:t xml:space="preserve">Clarke G, Mao J, Hann A, Fan Y, Gupta A, Nutu A, et al. </w:t>
      </w:r>
      <w:r w:rsidRPr="006C6E2E">
        <w:rPr>
          <w:rFonts w:ascii="Arial" w:hAnsi="Arial" w:cs="Arial"/>
          <w:lang w:val="en-US"/>
        </w:rPr>
        <w:t xml:space="preserve">A reproducible extended ex-vivo normothermic machine liver perfusion protocol utilising improved nutrition and targeted vascular flows. </w:t>
      </w:r>
      <w:r w:rsidRPr="006C6E2E">
        <w:rPr>
          <w:rFonts w:ascii="Arial" w:hAnsi="Arial" w:cs="Arial"/>
        </w:rPr>
        <w:t>Commun Med. 24 oct 2024;4(1):1</w:t>
      </w:r>
      <w:r w:rsidRPr="006C6E2E">
        <w:rPr>
          <w:rFonts w:ascii="Cambria Math" w:hAnsi="Cambria Math" w:cs="Cambria Math"/>
        </w:rPr>
        <w:t>‑</w:t>
      </w:r>
      <w:r w:rsidRPr="006C6E2E">
        <w:rPr>
          <w:rFonts w:ascii="Arial" w:hAnsi="Arial" w:cs="Arial"/>
        </w:rPr>
        <w:t xml:space="preserve">12. </w:t>
      </w:r>
    </w:p>
    <w:p w14:paraId="554A0918" w14:textId="5747BB9B" w:rsidR="002134F8" w:rsidRPr="003D5155" w:rsidRDefault="00EB00F5" w:rsidP="006C6E2E">
      <w:pPr>
        <w:spacing w:line="240" w:lineRule="auto"/>
        <w:rPr>
          <w:rFonts w:asciiTheme="majorHAnsi" w:eastAsiaTheme="majorEastAsia" w:hAnsiTheme="majorHAnsi" w:cstheme="majorBidi"/>
          <w:color w:val="2F5496" w:themeColor="accent1" w:themeShade="BF"/>
          <w:sz w:val="26"/>
          <w:szCs w:val="26"/>
        </w:rPr>
      </w:pPr>
      <w:r w:rsidRPr="006C6E2E">
        <w:rPr>
          <w:rFonts w:ascii="Arial" w:hAnsi="Arial" w:cs="Arial"/>
        </w:rPr>
        <w:fldChar w:fldCharType="end"/>
      </w:r>
    </w:p>
    <w:sectPr w:rsidR="002134F8" w:rsidRPr="003D5155" w:rsidSect="00F10DA0">
      <w:pgSz w:w="11906" w:h="16838"/>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Claire Goumard" w:date="2025-04-09T14:42:00Z" w:initials="CG">
    <w:p w14:paraId="56988B45" w14:textId="77777777" w:rsidR="00714DD7" w:rsidRDefault="00714DD7" w:rsidP="00714DD7">
      <w:r>
        <w:rPr>
          <w:rStyle w:val="CommentReference"/>
        </w:rPr>
        <w:annotationRef/>
      </w:r>
      <w:r>
        <w:rPr>
          <w:color w:val="000000"/>
          <w:sz w:val="20"/>
          <w:szCs w:val="20"/>
        </w:rPr>
        <w:t>Pour qu’on n’utilise pas de CG humains uniquement à des fins expérimentales. Ou sinon on peut mais ils sont périmés en général donc pas ouf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988B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6D145B" w16cex:dateUtc="2025-04-09T1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988B45" w16cid:durableId="396D14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5EE3A" w14:textId="77777777" w:rsidR="004A1148" w:rsidRDefault="004A1148" w:rsidP="00EB00F5">
      <w:pPr>
        <w:spacing w:after="0" w:line="240" w:lineRule="auto"/>
      </w:pPr>
      <w:r>
        <w:separator/>
      </w:r>
    </w:p>
  </w:endnote>
  <w:endnote w:type="continuationSeparator" w:id="0">
    <w:p w14:paraId="093D5E22" w14:textId="77777777" w:rsidR="004A1148" w:rsidRDefault="004A1148" w:rsidP="00EB0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276C9" w14:textId="77777777" w:rsidR="004A1148" w:rsidRDefault="004A1148" w:rsidP="00EB00F5">
      <w:pPr>
        <w:spacing w:after="0" w:line="240" w:lineRule="auto"/>
      </w:pPr>
      <w:r>
        <w:separator/>
      </w:r>
    </w:p>
  </w:footnote>
  <w:footnote w:type="continuationSeparator" w:id="0">
    <w:p w14:paraId="0E3FF035" w14:textId="77777777" w:rsidR="004A1148" w:rsidRDefault="004A1148" w:rsidP="00EB0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52417"/>
      <w:docPartObj>
        <w:docPartGallery w:val="Page Numbers (Top of Page)"/>
        <w:docPartUnique/>
      </w:docPartObj>
    </w:sdtPr>
    <w:sdtContent>
      <w:p w14:paraId="5A99C423" w14:textId="68D22E02" w:rsidR="00F10DA0" w:rsidRDefault="00F10DA0" w:rsidP="00F10DA0">
        <w:pPr>
          <w:pStyle w:val="Header"/>
          <w:jc w:val="right"/>
        </w:pPr>
        <w:r>
          <w:fldChar w:fldCharType="begin"/>
        </w:r>
        <w:r>
          <w:instrText>PAGE   \* MERGEFORMAT</w:instrText>
        </w:r>
        <w:r>
          <w:fldChar w:fldCharType="separate"/>
        </w:r>
        <w:r>
          <w:t>2</w:t>
        </w:r>
        <w:r>
          <w:fldChar w:fldCharType="end"/>
        </w:r>
        <w:r>
          <w:t>/5</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50FF"/>
    <w:multiLevelType w:val="multilevel"/>
    <w:tmpl w:val="18FA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B63A4"/>
    <w:multiLevelType w:val="multilevel"/>
    <w:tmpl w:val="C6CC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7908"/>
    <w:multiLevelType w:val="multilevel"/>
    <w:tmpl w:val="F20A0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11C6F"/>
    <w:multiLevelType w:val="multilevel"/>
    <w:tmpl w:val="F88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22FFA"/>
    <w:multiLevelType w:val="multilevel"/>
    <w:tmpl w:val="974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13AC7"/>
    <w:multiLevelType w:val="multilevel"/>
    <w:tmpl w:val="412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4000D"/>
    <w:multiLevelType w:val="multilevel"/>
    <w:tmpl w:val="4CC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71D5F"/>
    <w:multiLevelType w:val="multilevel"/>
    <w:tmpl w:val="F1F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D27F2"/>
    <w:multiLevelType w:val="hybridMultilevel"/>
    <w:tmpl w:val="026056A4"/>
    <w:lvl w:ilvl="0" w:tplc="32DA335E">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7F44FFA"/>
    <w:multiLevelType w:val="multilevel"/>
    <w:tmpl w:val="C58C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91046"/>
    <w:multiLevelType w:val="hybridMultilevel"/>
    <w:tmpl w:val="FE7C6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AD3A02"/>
    <w:multiLevelType w:val="multilevel"/>
    <w:tmpl w:val="3208D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E37B9"/>
    <w:multiLevelType w:val="multilevel"/>
    <w:tmpl w:val="EE2C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F12A9"/>
    <w:multiLevelType w:val="multilevel"/>
    <w:tmpl w:val="3EE8D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AD2406"/>
    <w:multiLevelType w:val="multilevel"/>
    <w:tmpl w:val="495A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0E1A8B"/>
    <w:multiLevelType w:val="multilevel"/>
    <w:tmpl w:val="1F7C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157BE"/>
    <w:multiLevelType w:val="multilevel"/>
    <w:tmpl w:val="BB5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6041F"/>
    <w:multiLevelType w:val="multilevel"/>
    <w:tmpl w:val="6FB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5056E"/>
    <w:multiLevelType w:val="multilevel"/>
    <w:tmpl w:val="1960B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17A87"/>
    <w:multiLevelType w:val="multilevel"/>
    <w:tmpl w:val="E52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474986">
    <w:abstractNumId w:val="1"/>
  </w:num>
  <w:num w:numId="2" w16cid:durableId="279075052">
    <w:abstractNumId w:val="6"/>
  </w:num>
  <w:num w:numId="3" w16cid:durableId="2003776989">
    <w:abstractNumId w:val="3"/>
  </w:num>
  <w:num w:numId="4" w16cid:durableId="1893156189">
    <w:abstractNumId w:val="12"/>
  </w:num>
  <w:num w:numId="5" w16cid:durableId="1175996008">
    <w:abstractNumId w:val="0"/>
  </w:num>
  <w:num w:numId="6" w16cid:durableId="2018070166">
    <w:abstractNumId w:val="7"/>
  </w:num>
  <w:num w:numId="7" w16cid:durableId="1075476597">
    <w:abstractNumId w:val="19"/>
  </w:num>
  <w:num w:numId="8" w16cid:durableId="767580384">
    <w:abstractNumId w:val="16"/>
  </w:num>
  <w:num w:numId="9" w16cid:durableId="1438526281">
    <w:abstractNumId w:val="17"/>
  </w:num>
  <w:num w:numId="10" w16cid:durableId="1724018043">
    <w:abstractNumId w:val="13"/>
  </w:num>
  <w:num w:numId="11" w16cid:durableId="1308626623">
    <w:abstractNumId w:val="2"/>
  </w:num>
  <w:num w:numId="12" w16cid:durableId="1710379028">
    <w:abstractNumId w:val="4"/>
  </w:num>
  <w:num w:numId="13" w16cid:durableId="266355530">
    <w:abstractNumId w:val="11"/>
  </w:num>
  <w:num w:numId="14" w16cid:durableId="1118380445">
    <w:abstractNumId w:val="9"/>
  </w:num>
  <w:num w:numId="15" w16cid:durableId="1084886135">
    <w:abstractNumId w:val="15"/>
  </w:num>
  <w:num w:numId="16" w16cid:durableId="1034695109">
    <w:abstractNumId w:val="5"/>
  </w:num>
  <w:num w:numId="17" w16cid:durableId="2126732679">
    <w:abstractNumId w:val="14"/>
  </w:num>
  <w:num w:numId="18" w16cid:durableId="1187133376">
    <w:abstractNumId w:val="18"/>
  </w:num>
  <w:num w:numId="19" w16cid:durableId="1270089498">
    <w:abstractNumId w:val="10"/>
  </w:num>
  <w:num w:numId="20" w16cid:durableId="173565982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ire Goumard">
    <w15:presenceInfo w15:providerId="None" w15:userId="Claire Goum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55"/>
    <w:rsid w:val="001D0DD9"/>
    <w:rsid w:val="002134F8"/>
    <w:rsid w:val="003D5155"/>
    <w:rsid w:val="004A1148"/>
    <w:rsid w:val="00552419"/>
    <w:rsid w:val="00665521"/>
    <w:rsid w:val="006C6E2E"/>
    <w:rsid w:val="00714DD7"/>
    <w:rsid w:val="0078327B"/>
    <w:rsid w:val="009E410C"/>
    <w:rsid w:val="00C66CA7"/>
    <w:rsid w:val="00EB00F5"/>
    <w:rsid w:val="00F10DA0"/>
    <w:rsid w:val="00F51228"/>
    <w:rsid w:val="00FC6A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BCCFB"/>
  <w15:chartTrackingRefBased/>
  <w15:docId w15:val="{3025CB89-7FC7-4AE4-B18A-83A8D1CE3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155"/>
  </w:style>
  <w:style w:type="paragraph" w:styleId="Heading1">
    <w:name w:val="heading 1"/>
    <w:basedOn w:val="Normal"/>
    <w:next w:val="Normal"/>
    <w:link w:val="Heading1Char"/>
    <w:uiPriority w:val="9"/>
    <w:qFormat/>
    <w:rsid w:val="003D51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51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14D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14DD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14DD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14DD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1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D515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14DD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14DD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14DD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714DD7"/>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714DD7"/>
    <w:pPr>
      <w:spacing w:after="200" w:line="240" w:lineRule="auto"/>
    </w:pPr>
    <w:rPr>
      <w:i/>
      <w:iCs/>
      <w:color w:val="44546A" w:themeColor="text2"/>
      <w:sz w:val="18"/>
      <w:szCs w:val="18"/>
    </w:rPr>
  </w:style>
  <w:style w:type="paragraph" w:styleId="ListParagraph">
    <w:name w:val="List Paragraph"/>
    <w:basedOn w:val="Normal"/>
    <w:uiPriority w:val="34"/>
    <w:qFormat/>
    <w:rsid w:val="00714DD7"/>
    <w:pPr>
      <w:ind w:left="720"/>
      <w:contextualSpacing/>
    </w:pPr>
  </w:style>
  <w:style w:type="character" w:styleId="CommentReference">
    <w:name w:val="annotation reference"/>
    <w:basedOn w:val="DefaultParagraphFont"/>
    <w:uiPriority w:val="99"/>
    <w:semiHidden/>
    <w:unhideWhenUsed/>
    <w:rsid w:val="00714DD7"/>
    <w:rPr>
      <w:sz w:val="16"/>
      <w:szCs w:val="16"/>
    </w:rPr>
  </w:style>
  <w:style w:type="paragraph" w:styleId="Bibliography">
    <w:name w:val="Bibliography"/>
    <w:basedOn w:val="Normal"/>
    <w:next w:val="Normal"/>
    <w:uiPriority w:val="37"/>
    <w:unhideWhenUsed/>
    <w:rsid w:val="00EB00F5"/>
  </w:style>
  <w:style w:type="table" w:styleId="TableGrid">
    <w:name w:val="Table Grid"/>
    <w:basedOn w:val="TableNormal"/>
    <w:uiPriority w:val="39"/>
    <w:rsid w:val="00F10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0DA0"/>
    <w:pPr>
      <w:tabs>
        <w:tab w:val="center" w:pos="4536"/>
        <w:tab w:val="right" w:pos="9072"/>
      </w:tabs>
      <w:spacing w:after="0" w:line="240" w:lineRule="auto"/>
    </w:pPr>
  </w:style>
  <w:style w:type="character" w:customStyle="1" w:styleId="HeaderChar">
    <w:name w:val="Header Char"/>
    <w:basedOn w:val="DefaultParagraphFont"/>
    <w:link w:val="Header"/>
    <w:uiPriority w:val="99"/>
    <w:rsid w:val="00F10DA0"/>
  </w:style>
  <w:style w:type="paragraph" w:styleId="Footer">
    <w:name w:val="footer"/>
    <w:basedOn w:val="Normal"/>
    <w:link w:val="FooterChar"/>
    <w:uiPriority w:val="99"/>
    <w:unhideWhenUsed/>
    <w:rsid w:val="00F10DA0"/>
    <w:pPr>
      <w:tabs>
        <w:tab w:val="center" w:pos="4536"/>
        <w:tab w:val="right" w:pos="9072"/>
      </w:tabs>
      <w:spacing w:after="0" w:line="240" w:lineRule="auto"/>
    </w:pPr>
  </w:style>
  <w:style w:type="character" w:customStyle="1" w:styleId="FooterChar">
    <w:name w:val="Footer Char"/>
    <w:basedOn w:val="DefaultParagraphFont"/>
    <w:link w:val="Footer"/>
    <w:uiPriority w:val="99"/>
    <w:rsid w:val="00F10DA0"/>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66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D53F6-DCA7-4220-915F-0669BAF3A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13686</Words>
  <Characters>78011</Characters>
  <Application>Microsoft Office Word</Application>
  <DocSecurity>0</DocSecurity>
  <Lines>650</Lines>
  <Paragraphs>183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HUSSON Thomas</dc:creator>
  <cp:keywords/>
  <dc:description/>
  <cp:lastModifiedBy>Thomas Husson</cp:lastModifiedBy>
  <cp:revision>2</cp:revision>
  <dcterms:created xsi:type="dcterms:W3CDTF">2025-11-05T13:16:00Z</dcterms:created>
  <dcterms:modified xsi:type="dcterms:W3CDTF">2025-11-05T13:16:00Z</dcterms:modified>
</cp:coreProperties>
</file>